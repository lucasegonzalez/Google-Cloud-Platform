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60E46" w14:textId="77777777" w:rsidR="00203AC6" w:rsidRPr="00203AC6" w:rsidRDefault="00203AC6" w:rsidP="00203A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proofErr w:type="gramStart"/>
      <w:r w:rsidRPr="00203AC6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Qué es Cloud Storage?</w:t>
      </w:r>
      <w:proofErr w:type="gramEnd"/>
      <w:r w:rsidRPr="00203AC6">
        <w:rPr>
          <w:rFonts w:ascii="Times New Roman" w:eastAsia="Times New Roman" w:hAnsi="Times New Roman" w:cs="Times New Roman"/>
          <w:sz w:val="24"/>
          <w:szCs w:val="24"/>
          <w:lang w:eastAsia="es-AR"/>
        </w:rPr>
        <w:br/>
        <w:t xml:space="preserve">Es un servicio de almacenamiento de objetos, un objeto es una pieza de datos inmutable identificada por un nombre de objeto. Un </w:t>
      </w:r>
      <w:proofErr w:type="spellStart"/>
      <w:r w:rsidRPr="00203AC6">
        <w:rPr>
          <w:rFonts w:ascii="Times New Roman" w:eastAsia="Times New Roman" w:hAnsi="Times New Roman" w:cs="Times New Roman"/>
          <w:sz w:val="24"/>
          <w:szCs w:val="24"/>
          <w:lang w:eastAsia="es-AR"/>
        </w:rPr>
        <w:t>bucket</w:t>
      </w:r>
      <w:proofErr w:type="spellEnd"/>
      <w:r w:rsidRPr="00203AC6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es un contenedor de objetos.</w:t>
      </w:r>
    </w:p>
    <w:p w14:paraId="00FE87CC" w14:textId="77777777" w:rsidR="00203AC6" w:rsidRPr="00203AC6" w:rsidRDefault="00203AC6" w:rsidP="00203AC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203AC6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Principales características </w:t>
      </w:r>
    </w:p>
    <w:p w14:paraId="3FAC53F5" w14:textId="77777777" w:rsidR="00203AC6" w:rsidRPr="00203AC6" w:rsidRDefault="00203AC6" w:rsidP="00203AC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203AC6">
        <w:rPr>
          <w:rFonts w:ascii="Times New Roman" w:eastAsia="Times New Roman" w:hAnsi="Times New Roman" w:cs="Times New Roman"/>
          <w:sz w:val="24"/>
          <w:szCs w:val="24"/>
          <w:lang w:eastAsia="es-AR"/>
        </w:rPr>
        <w:t>Experiencia unificada</w:t>
      </w:r>
    </w:p>
    <w:p w14:paraId="511DB658" w14:textId="77777777" w:rsidR="00203AC6" w:rsidRPr="00203AC6" w:rsidRDefault="00203AC6" w:rsidP="00203AC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203AC6">
        <w:rPr>
          <w:rFonts w:ascii="Times New Roman" w:eastAsia="Times New Roman" w:hAnsi="Times New Roman" w:cs="Times New Roman"/>
          <w:sz w:val="24"/>
          <w:szCs w:val="24"/>
          <w:lang w:eastAsia="es-AR"/>
        </w:rPr>
        <w:t>Listado fuertemente consistente</w:t>
      </w:r>
    </w:p>
    <w:p w14:paraId="7BE93930" w14:textId="77777777" w:rsidR="00203AC6" w:rsidRPr="00203AC6" w:rsidRDefault="00203AC6" w:rsidP="00203AC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203AC6">
        <w:rPr>
          <w:rFonts w:ascii="Times New Roman" w:eastAsia="Times New Roman" w:hAnsi="Times New Roman" w:cs="Times New Roman"/>
          <w:sz w:val="24"/>
          <w:szCs w:val="24"/>
          <w:lang w:eastAsia="es-AR"/>
        </w:rPr>
        <w:t>Geo - redundante</w:t>
      </w:r>
    </w:p>
    <w:p w14:paraId="3D43E3DE" w14:textId="77777777" w:rsidR="00203AC6" w:rsidRPr="00203AC6" w:rsidRDefault="00203AC6" w:rsidP="00203AC6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203AC6">
        <w:rPr>
          <w:rFonts w:ascii="Times New Roman" w:eastAsia="Times New Roman" w:hAnsi="Times New Roman" w:cs="Times New Roman"/>
          <w:sz w:val="24"/>
          <w:szCs w:val="24"/>
          <w:lang w:eastAsia="es-AR"/>
        </w:rPr>
        <w:t>Escalable a exabytes</w:t>
      </w:r>
    </w:p>
    <w:p w14:paraId="708427AD" w14:textId="77777777" w:rsidR="00203AC6" w:rsidRPr="00203AC6" w:rsidRDefault="00203AC6" w:rsidP="00203AC6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AR"/>
        </w:rPr>
      </w:pPr>
      <w:r w:rsidRPr="00203AC6">
        <w:rPr>
          <w:rFonts w:ascii="Times New Roman" w:eastAsia="Times New Roman" w:hAnsi="Times New Roman" w:cs="Times New Roman"/>
          <w:b/>
          <w:bCs/>
          <w:sz w:val="36"/>
          <w:szCs w:val="36"/>
          <w:lang w:eastAsia="es-AR"/>
        </w:rPr>
        <w:t>Usos Cloud Storage</w:t>
      </w:r>
    </w:p>
    <w:p w14:paraId="18F2FA3B" w14:textId="77777777" w:rsidR="00203AC6" w:rsidRPr="00203AC6" w:rsidRDefault="00203AC6" w:rsidP="00203AC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203AC6">
        <w:rPr>
          <w:rFonts w:ascii="Times New Roman" w:eastAsia="Times New Roman" w:hAnsi="Times New Roman" w:cs="Times New Roman"/>
          <w:sz w:val="24"/>
          <w:szCs w:val="24"/>
          <w:lang w:eastAsia="es-AR"/>
        </w:rPr>
        <w:t>Almacenamiento y entrega de contenido: Imágenes o videos.</w:t>
      </w:r>
    </w:p>
    <w:p w14:paraId="3C766FF1" w14:textId="77777777" w:rsidR="00203AC6" w:rsidRPr="00203AC6" w:rsidRDefault="00203AC6" w:rsidP="00203AC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203AC6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Cómputo, analítica y ML: Grandes volúmenes de información y usar </w:t>
      </w:r>
      <w:hyperlink r:id="rId5" w:tgtFrame="_blank" w:history="1">
        <w:r w:rsidRPr="00203AC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AR"/>
          </w:rPr>
          <w:t xml:space="preserve">Cloud </w:t>
        </w:r>
        <w:proofErr w:type="spellStart"/>
        <w:r w:rsidRPr="00203AC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s-AR"/>
          </w:rPr>
          <w:t>Dataproc</w:t>
        </w:r>
        <w:proofErr w:type="spellEnd"/>
      </w:hyperlink>
      <w:r w:rsidRPr="00203AC6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para analizar esa información.</w:t>
      </w:r>
    </w:p>
    <w:p w14:paraId="26B14778" w14:textId="77777777" w:rsidR="00203AC6" w:rsidRPr="00203AC6" w:rsidRDefault="00203AC6" w:rsidP="00203AC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203AC6">
        <w:rPr>
          <w:rFonts w:ascii="Times New Roman" w:eastAsia="Times New Roman" w:hAnsi="Times New Roman" w:cs="Times New Roman"/>
          <w:sz w:val="24"/>
          <w:szCs w:val="24"/>
          <w:lang w:eastAsia="es-AR"/>
        </w:rPr>
        <w:t>Respaldos y archivado: Respaldos de bases de datos, máquinas virtuales, sistemas de información, etc.</w:t>
      </w:r>
    </w:p>
    <w:p w14:paraId="7A0F950A" w14:textId="77777777" w:rsidR="00203AC6" w:rsidRPr="00203AC6" w:rsidRDefault="00203AC6" w:rsidP="00203AC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</w:pPr>
      <w:r w:rsidRPr="00203AC6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Estructura típica</w:t>
      </w:r>
    </w:p>
    <w:p w14:paraId="42D5A7A7" w14:textId="77777777" w:rsidR="00203AC6" w:rsidRPr="00203AC6" w:rsidRDefault="00203AC6" w:rsidP="00203A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203AC6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Los objectos están asociados a </w:t>
      </w:r>
      <w:proofErr w:type="spellStart"/>
      <w:r w:rsidRPr="00203AC6">
        <w:rPr>
          <w:rFonts w:ascii="Times New Roman" w:eastAsia="Times New Roman" w:hAnsi="Times New Roman" w:cs="Times New Roman"/>
          <w:i/>
          <w:iCs/>
          <w:sz w:val="24"/>
          <w:szCs w:val="24"/>
          <w:lang w:eastAsia="es-AR"/>
        </w:rPr>
        <w:t>Buckets</w:t>
      </w:r>
      <w:proofErr w:type="spellEnd"/>
      <w:r w:rsidRPr="00203AC6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. Los </w:t>
      </w:r>
      <w:proofErr w:type="spellStart"/>
      <w:r w:rsidRPr="00203AC6">
        <w:rPr>
          <w:rFonts w:ascii="Times New Roman" w:eastAsia="Times New Roman" w:hAnsi="Times New Roman" w:cs="Times New Roman"/>
          <w:i/>
          <w:iCs/>
          <w:sz w:val="24"/>
          <w:szCs w:val="24"/>
          <w:lang w:eastAsia="es-AR"/>
        </w:rPr>
        <w:t>Buckets</w:t>
      </w:r>
      <w:proofErr w:type="spellEnd"/>
      <w:r w:rsidRPr="00203AC6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están relacionados con proyectos y los proyectos se asocian a una Organización.</w:t>
      </w:r>
    </w:p>
    <w:p w14:paraId="198D97CC" w14:textId="77777777" w:rsidR="00203AC6" w:rsidRPr="00203AC6" w:rsidRDefault="00203AC6" w:rsidP="00203AC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</w:pPr>
      <w:r w:rsidRPr="00203AC6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Seguridad</w:t>
      </w:r>
    </w:p>
    <w:p w14:paraId="680536B0" w14:textId="77777777" w:rsidR="00203AC6" w:rsidRPr="00203AC6" w:rsidRDefault="00203AC6" w:rsidP="00203AC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203AC6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Podemos </w:t>
      </w:r>
      <w:r w:rsidRPr="00203AC6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gestionar el acceso</w:t>
      </w:r>
      <w:r w:rsidRPr="00203AC6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a los objetos dentro de Cloud Storage.</w:t>
      </w:r>
    </w:p>
    <w:p w14:paraId="2B0FE604" w14:textId="77777777" w:rsidR="00203AC6" w:rsidRPr="00203AC6" w:rsidRDefault="00203AC6" w:rsidP="00203AC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203AC6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El 100% de los objetos en Cloud Storage están </w:t>
      </w:r>
      <w:r w:rsidRPr="00203AC6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cifrados</w:t>
      </w:r>
      <w:r w:rsidRPr="00203AC6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todo el tiempo; tanto en reposo como en movimiento.</w:t>
      </w:r>
    </w:p>
    <w:p w14:paraId="1BF7E665" w14:textId="77777777" w:rsidR="00203AC6" w:rsidRPr="00203AC6" w:rsidRDefault="00203AC6" w:rsidP="00203AC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203AC6">
        <w:rPr>
          <w:rFonts w:ascii="Times New Roman" w:eastAsia="Times New Roman" w:hAnsi="Times New Roman" w:cs="Times New Roman"/>
          <w:sz w:val="24"/>
          <w:szCs w:val="24"/>
          <w:lang w:eastAsia="es-AR"/>
        </w:rPr>
        <w:t>Capacidad de retención; la cantidad de tiempo que garantizamos el almacenar de un objeto.</w:t>
      </w:r>
    </w:p>
    <w:p w14:paraId="104E7A59" w14:textId="77777777" w:rsidR="00203AC6" w:rsidRPr="00203AC6" w:rsidRDefault="00203AC6" w:rsidP="00203AC6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203AC6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Control de versiones, como </w:t>
      </w:r>
      <w:proofErr w:type="spellStart"/>
      <w:r w:rsidRPr="00203AC6">
        <w:rPr>
          <w:rFonts w:ascii="Times New Roman" w:eastAsia="Times New Roman" w:hAnsi="Times New Roman" w:cs="Times New Roman"/>
          <w:sz w:val="24"/>
          <w:szCs w:val="24"/>
          <w:lang w:eastAsia="es-AR"/>
        </w:rPr>
        <w:t>git</w:t>
      </w:r>
      <w:proofErr w:type="spellEnd"/>
      <w:r w:rsidRPr="00203AC6">
        <w:rPr>
          <w:rFonts w:ascii="Times New Roman" w:eastAsia="Times New Roman" w:hAnsi="Times New Roman" w:cs="Times New Roman"/>
          <w:sz w:val="24"/>
          <w:szCs w:val="24"/>
          <w:lang w:eastAsia="es-AR"/>
        </w:rPr>
        <w:t>, podemos “reescribir” los objetos con la nueva versión de los mismos y conservar el historial de cada cambio.</w:t>
      </w:r>
    </w:p>
    <w:p w14:paraId="2DB87104" w14:textId="77777777" w:rsidR="00203AC6" w:rsidRPr="00203AC6" w:rsidRDefault="00203AC6" w:rsidP="00203AC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</w:pPr>
      <w:r w:rsidRPr="00203AC6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Cifrado</w:t>
      </w:r>
    </w:p>
    <w:p w14:paraId="17D46146" w14:textId="77777777" w:rsidR="00203AC6" w:rsidRPr="00203AC6" w:rsidRDefault="00203AC6" w:rsidP="00203A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203AC6">
        <w:rPr>
          <w:rFonts w:ascii="Times New Roman" w:eastAsia="Times New Roman" w:hAnsi="Times New Roman" w:cs="Times New Roman"/>
          <w:sz w:val="24"/>
          <w:szCs w:val="24"/>
          <w:lang w:eastAsia="es-AR"/>
        </w:rPr>
        <w:t>Control flexible a la hora de cifrar los datos.</w:t>
      </w:r>
    </w:p>
    <w:p w14:paraId="49A48475" w14:textId="77777777" w:rsidR="00203AC6" w:rsidRPr="00203AC6" w:rsidRDefault="00203AC6" w:rsidP="00203AC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203AC6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Default:</w:t>
      </w:r>
      <w:r w:rsidRPr="00203AC6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Google gestiona las claves de forma transparente.</w:t>
      </w:r>
    </w:p>
    <w:p w14:paraId="477A6807" w14:textId="77777777" w:rsidR="00203AC6" w:rsidRPr="00203AC6" w:rsidRDefault="00203AC6" w:rsidP="00203AC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proofErr w:type="spellStart"/>
      <w:r w:rsidRPr="00203AC6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Customer-managed</w:t>
      </w:r>
      <w:proofErr w:type="spellEnd"/>
      <w:r w:rsidRPr="00203AC6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 xml:space="preserve"> (CMEK</w:t>
      </w:r>
      <w:proofErr w:type="gramStart"/>
      <w:r w:rsidRPr="00203AC6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) :</w:t>
      </w:r>
      <w:proofErr w:type="gramEnd"/>
      <w:r w:rsidRPr="00203AC6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Gestionas tus llaves en Google Cloud KMS.</w:t>
      </w:r>
    </w:p>
    <w:p w14:paraId="3DF5A11F" w14:textId="77777777" w:rsidR="00203AC6" w:rsidRPr="00203AC6" w:rsidRDefault="00203AC6" w:rsidP="00203AC6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proofErr w:type="spellStart"/>
      <w:r w:rsidRPr="00203AC6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Customer-supplied</w:t>
      </w:r>
      <w:proofErr w:type="spellEnd"/>
      <w:r w:rsidRPr="00203AC6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 xml:space="preserve"> (CSEK):</w:t>
      </w:r>
      <w:r w:rsidRPr="00203AC6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Almacena tus llaves fuera de Google Cloud.</w:t>
      </w:r>
    </w:p>
    <w:p w14:paraId="1332EE2B" w14:textId="77777777" w:rsidR="00203AC6" w:rsidRPr="00203AC6" w:rsidRDefault="00203AC6" w:rsidP="00203AC6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</w:pPr>
      <w:r w:rsidRPr="00203AC6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Usar Cloud Storage</w:t>
      </w:r>
    </w:p>
    <w:p w14:paraId="23E79B2C" w14:textId="77777777" w:rsidR="00203AC6" w:rsidRPr="00203AC6" w:rsidRDefault="00203AC6" w:rsidP="00203A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203AC6">
        <w:rPr>
          <w:rFonts w:ascii="Times New Roman" w:eastAsia="Times New Roman" w:hAnsi="Times New Roman" w:cs="Times New Roman"/>
          <w:sz w:val="24"/>
          <w:szCs w:val="24"/>
          <w:lang w:eastAsia="es-AR"/>
        </w:rPr>
        <w:t>Podemos desarrollar nuestras herramientas para interactuar con Cloud Storage.</w:t>
      </w:r>
    </w:p>
    <w:p w14:paraId="0738BFA1" w14:textId="77777777" w:rsidR="00203AC6" w:rsidRPr="00203AC6" w:rsidRDefault="00203AC6" w:rsidP="00203AC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203AC6">
        <w:rPr>
          <w:rFonts w:ascii="Times New Roman" w:eastAsia="Times New Roman" w:hAnsi="Times New Roman" w:cs="Times New Roman"/>
          <w:sz w:val="24"/>
          <w:szCs w:val="24"/>
          <w:lang w:eastAsia="es-AR"/>
        </w:rPr>
        <w:t>Desde nuestros programas.</w:t>
      </w:r>
    </w:p>
    <w:p w14:paraId="271C3265" w14:textId="77777777" w:rsidR="00203AC6" w:rsidRPr="00203AC6" w:rsidRDefault="00203AC6" w:rsidP="00203AC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203AC6">
        <w:rPr>
          <w:rFonts w:ascii="Times New Roman" w:eastAsia="Times New Roman" w:hAnsi="Times New Roman" w:cs="Times New Roman"/>
          <w:sz w:val="24"/>
          <w:szCs w:val="24"/>
          <w:lang w:eastAsia="es-AR"/>
        </w:rPr>
        <w:t>Construir nuestras librerías.</w:t>
      </w:r>
    </w:p>
    <w:p w14:paraId="7FC61B4A" w14:textId="77777777" w:rsidR="00203AC6" w:rsidRPr="00203AC6" w:rsidRDefault="00203AC6" w:rsidP="00203AC6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203AC6">
        <w:rPr>
          <w:rFonts w:ascii="Times New Roman" w:eastAsia="Times New Roman" w:hAnsi="Times New Roman" w:cs="Times New Roman"/>
          <w:sz w:val="24"/>
          <w:szCs w:val="24"/>
          <w:lang w:eastAsia="es-AR"/>
        </w:rPr>
        <w:t>Rehusar las librerías que Google nos ofrece.</w:t>
      </w:r>
    </w:p>
    <w:p w14:paraId="6E11D479" w14:textId="77777777" w:rsidR="00203AC6" w:rsidRPr="00203AC6" w:rsidRDefault="00203AC6" w:rsidP="00203AC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203AC6">
        <w:rPr>
          <w:rFonts w:ascii="Times New Roman" w:eastAsia="Times New Roman" w:hAnsi="Times New Roman" w:cs="Times New Roman"/>
          <w:sz w:val="24"/>
          <w:szCs w:val="24"/>
          <w:lang w:eastAsia="es-AR"/>
        </w:rPr>
        <w:t>Herramientas que ya existentes para usar Cloud Storage:</w:t>
      </w:r>
    </w:p>
    <w:p w14:paraId="3D112A0E" w14:textId="77777777" w:rsidR="00203AC6" w:rsidRPr="00203AC6" w:rsidRDefault="00203AC6" w:rsidP="00203AC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203AC6">
        <w:rPr>
          <w:rFonts w:ascii="Times New Roman" w:eastAsia="Times New Roman" w:hAnsi="Times New Roman" w:cs="Times New Roman"/>
          <w:sz w:val="24"/>
          <w:szCs w:val="24"/>
          <w:lang w:eastAsia="es-AR"/>
        </w:rPr>
        <w:lastRenderedPageBreak/>
        <w:t xml:space="preserve">Cloud </w:t>
      </w:r>
      <w:proofErr w:type="spellStart"/>
      <w:r w:rsidRPr="00203AC6">
        <w:rPr>
          <w:rFonts w:ascii="Times New Roman" w:eastAsia="Times New Roman" w:hAnsi="Times New Roman" w:cs="Times New Roman"/>
          <w:sz w:val="24"/>
          <w:szCs w:val="24"/>
          <w:lang w:eastAsia="es-AR"/>
        </w:rPr>
        <w:t>Console</w:t>
      </w:r>
      <w:proofErr w:type="spellEnd"/>
    </w:p>
    <w:p w14:paraId="56873DEA" w14:textId="305FF82B" w:rsidR="00203AC6" w:rsidRDefault="004B4AE1" w:rsidP="00203AC6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proofErr w:type="spellStart"/>
      <w:r w:rsidRPr="00203AC6">
        <w:rPr>
          <w:rFonts w:ascii="Times New Roman" w:eastAsia="Times New Roman" w:hAnsi="Times New Roman" w:cs="Times New Roman"/>
          <w:sz w:val="24"/>
          <w:szCs w:val="24"/>
          <w:lang w:eastAsia="es-AR"/>
        </w:rPr>
        <w:t>G</w:t>
      </w:r>
      <w:r w:rsidR="00203AC6" w:rsidRPr="00203AC6">
        <w:rPr>
          <w:rFonts w:ascii="Times New Roman" w:eastAsia="Times New Roman" w:hAnsi="Times New Roman" w:cs="Times New Roman"/>
          <w:sz w:val="24"/>
          <w:szCs w:val="24"/>
          <w:lang w:eastAsia="es-AR"/>
        </w:rPr>
        <w:t>sutil</w:t>
      </w:r>
      <w:proofErr w:type="spellEnd"/>
    </w:p>
    <w:p w14:paraId="32353CD9" w14:textId="6CC053A6" w:rsidR="004B4AE1" w:rsidRDefault="004B4AE1" w:rsidP="004B4AE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14:paraId="4B5B6180" w14:textId="77777777" w:rsidR="004B4AE1" w:rsidRDefault="004B4AE1" w:rsidP="004B4AE1">
      <w:pPr>
        <w:pStyle w:val="Ttulo3"/>
      </w:pPr>
      <w:proofErr w:type="spellStart"/>
      <w:r>
        <w:t>gsutil</w:t>
      </w:r>
      <w:proofErr w:type="spellEnd"/>
    </w:p>
    <w:p w14:paraId="0BB8438B" w14:textId="77777777" w:rsidR="004B4AE1" w:rsidRDefault="004B4AE1" w:rsidP="004B4AE1">
      <w:pPr>
        <w:pStyle w:val="NormalWeb"/>
      </w:pPr>
      <w:r>
        <w:t xml:space="preserve">Se sugiere ponerle al </w:t>
      </w:r>
      <w:proofErr w:type="spellStart"/>
      <w:r>
        <w:t>Bucket</w:t>
      </w:r>
      <w:proofErr w:type="spellEnd"/>
      <w:r>
        <w:t xml:space="preserve"> que este asociado con el proyecto, para que sea fácil de ubicar. El nombre del </w:t>
      </w:r>
      <w:proofErr w:type="spellStart"/>
      <w:r>
        <w:t>Bucket</w:t>
      </w:r>
      <w:proofErr w:type="spellEnd"/>
      <w:r>
        <w:t xml:space="preserve"> debe ser único.</w:t>
      </w:r>
    </w:p>
    <w:p w14:paraId="3703EF62" w14:textId="77777777" w:rsidR="004B4AE1" w:rsidRDefault="004B4AE1" w:rsidP="004B4AE1">
      <w:pPr>
        <w:pStyle w:val="NormalWeb"/>
      </w:pPr>
      <w:r>
        <w:t xml:space="preserve">Crear un </w:t>
      </w:r>
      <w:proofErr w:type="spellStart"/>
      <w:r>
        <w:t>Bucket</w:t>
      </w:r>
      <w:proofErr w:type="spellEnd"/>
      <w:r>
        <w:t xml:space="preserve"> (</w:t>
      </w:r>
      <w:proofErr w:type="spellStart"/>
      <w:r>
        <w:rPr>
          <w:rStyle w:val="CdigoHTML"/>
        </w:rPr>
        <w:t>make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Bucket</w:t>
      </w:r>
      <w:proofErr w:type="spellEnd"/>
      <w:r>
        <w:t>)</w:t>
      </w:r>
    </w:p>
    <w:p w14:paraId="2D034BCF" w14:textId="77777777" w:rsidR="004B4AE1" w:rsidRDefault="004B4AE1" w:rsidP="004B4AE1">
      <w:pPr>
        <w:pStyle w:val="HTMLconformatoprevio"/>
        <w:rPr>
          <w:rStyle w:val="CdigoHTML"/>
        </w:rPr>
      </w:pPr>
      <w:proofErr w:type="spellStart"/>
      <w:r>
        <w:rPr>
          <w:rStyle w:val="CdigoHTML"/>
        </w:rPr>
        <w:t>gsutil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mb</w:t>
      </w:r>
      <w:proofErr w:type="spellEnd"/>
      <w:r>
        <w:rPr>
          <w:rStyle w:val="CdigoHTML"/>
        </w:rPr>
        <w:t xml:space="preserve"> gs://mi-proyecto-bucket-01</w:t>
      </w:r>
    </w:p>
    <w:p w14:paraId="7280096E" w14:textId="77777777" w:rsidR="004B4AE1" w:rsidRDefault="004B4AE1" w:rsidP="004B4AE1">
      <w:pPr>
        <w:pStyle w:val="NormalWeb"/>
      </w:pPr>
      <w:r>
        <w:t xml:space="preserve">Ver mis </w:t>
      </w:r>
      <w:proofErr w:type="spellStart"/>
      <w:r>
        <w:t>Buckets</w:t>
      </w:r>
      <w:proofErr w:type="spellEnd"/>
    </w:p>
    <w:p w14:paraId="34F6BADF" w14:textId="77777777" w:rsidR="004B4AE1" w:rsidRDefault="004B4AE1" w:rsidP="004B4AE1">
      <w:pPr>
        <w:pStyle w:val="HTMLconformatoprevio"/>
        <w:rPr>
          <w:rStyle w:val="CdigoHTML"/>
        </w:rPr>
      </w:pPr>
      <w:proofErr w:type="spellStart"/>
      <w:r>
        <w:rPr>
          <w:rStyle w:val="CdigoHTML"/>
        </w:rPr>
        <w:t>gsutil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ls</w:t>
      </w:r>
      <w:proofErr w:type="spellEnd"/>
    </w:p>
    <w:p w14:paraId="786BC4DD" w14:textId="77777777" w:rsidR="004B4AE1" w:rsidRDefault="004B4AE1" w:rsidP="004B4AE1">
      <w:pPr>
        <w:pStyle w:val="NormalWeb"/>
      </w:pPr>
      <w:r>
        <w:t xml:space="preserve">Ver los objetos en un </w:t>
      </w:r>
      <w:proofErr w:type="spellStart"/>
      <w:r>
        <w:t>Bucket</w:t>
      </w:r>
      <w:proofErr w:type="spellEnd"/>
    </w:p>
    <w:p w14:paraId="596C59E7" w14:textId="77777777" w:rsidR="004B4AE1" w:rsidRDefault="004B4AE1" w:rsidP="004B4AE1">
      <w:pPr>
        <w:pStyle w:val="HTMLconformatoprevio"/>
        <w:rPr>
          <w:rStyle w:val="CdigoHTML"/>
        </w:rPr>
      </w:pPr>
      <w:proofErr w:type="spellStart"/>
      <w:r>
        <w:rPr>
          <w:rStyle w:val="CdigoHTML"/>
        </w:rPr>
        <w:t>gsutil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ls</w:t>
      </w:r>
      <w:proofErr w:type="spellEnd"/>
      <w:r>
        <w:rPr>
          <w:rStyle w:val="CdigoHTML"/>
        </w:rPr>
        <w:t xml:space="preserve"> gs://mi-proyecto-bucket-01</w:t>
      </w:r>
    </w:p>
    <w:p w14:paraId="2CC1EA6E" w14:textId="77777777" w:rsidR="004B4AE1" w:rsidRDefault="004B4AE1" w:rsidP="004B4AE1">
      <w:pPr>
        <w:pStyle w:val="NormalWeb"/>
      </w:pPr>
      <w:r>
        <w:t xml:space="preserve">Copiar objetos a un </w:t>
      </w:r>
      <w:proofErr w:type="spellStart"/>
      <w:r>
        <w:t>Bucket</w:t>
      </w:r>
      <w:proofErr w:type="spellEnd"/>
    </w:p>
    <w:p w14:paraId="264B4CF0" w14:textId="77777777" w:rsidR="004B4AE1" w:rsidRDefault="004B4AE1" w:rsidP="004B4AE1">
      <w:pPr>
        <w:pStyle w:val="HTMLconformatoprevio"/>
        <w:rPr>
          <w:rStyle w:val="CdigoHTML"/>
        </w:rPr>
      </w:pPr>
      <w:proofErr w:type="spellStart"/>
      <w:r>
        <w:rPr>
          <w:rStyle w:val="CdigoHTML"/>
        </w:rPr>
        <w:t>gsutil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cp</w:t>
      </w:r>
      <w:proofErr w:type="spellEnd"/>
      <w:r>
        <w:rPr>
          <w:rStyle w:val="CdigoHTML"/>
        </w:rPr>
        <w:t xml:space="preserve"> ./archivo.txt gs://mi-proyecto-bucket-01</w:t>
      </w:r>
    </w:p>
    <w:p w14:paraId="31D357E6" w14:textId="77777777" w:rsidR="004B4AE1" w:rsidRDefault="004B4AE1" w:rsidP="004B4AE1">
      <w:pPr>
        <w:pStyle w:val="NormalWeb"/>
      </w:pPr>
      <w:r>
        <w:t xml:space="preserve">Copiar objetos de un </w:t>
      </w:r>
      <w:proofErr w:type="spellStart"/>
      <w:r>
        <w:t>Bucket</w:t>
      </w:r>
      <w:proofErr w:type="spellEnd"/>
      <w:r>
        <w:t xml:space="preserve"> a otro lado</w:t>
      </w:r>
    </w:p>
    <w:p w14:paraId="13DFDBB0" w14:textId="77777777" w:rsidR="004B4AE1" w:rsidRDefault="004B4AE1" w:rsidP="004B4AE1">
      <w:pPr>
        <w:pStyle w:val="HTMLconformatoprevio"/>
        <w:rPr>
          <w:rStyle w:val="CdigoHTML"/>
        </w:rPr>
      </w:pPr>
      <w:proofErr w:type="spellStart"/>
      <w:r>
        <w:rPr>
          <w:rStyle w:val="CdigoHTML"/>
        </w:rPr>
        <w:t>gsutil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cp</w:t>
      </w:r>
      <w:proofErr w:type="spellEnd"/>
      <w:r>
        <w:rPr>
          <w:rStyle w:val="CdigoHTML"/>
        </w:rPr>
        <w:t xml:space="preserve"> </w:t>
      </w:r>
      <w:proofErr w:type="gramStart"/>
      <w:r>
        <w:rPr>
          <w:rStyle w:val="CdigoHTML"/>
        </w:rPr>
        <w:t>gs://mi-proyecto-bucket-01/archivo.txt .</w:t>
      </w:r>
      <w:proofErr w:type="gramEnd"/>
    </w:p>
    <w:p w14:paraId="0DFBAD35" w14:textId="77777777" w:rsidR="004B4AE1" w:rsidRDefault="004B4AE1" w:rsidP="004B4AE1">
      <w:pPr>
        <w:pStyle w:val="NormalWeb"/>
      </w:pPr>
      <w:r>
        <w:t xml:space="preserve">Activar el </w:t>
      </w:r>
      <w:proofErr w:type="spellStart"/>
      <w:r>
        <w:t>versionamiento</w:t>
      </w:r>
      <w:proofErr w:type="spellEnd"/>
      <w:r>
        <w:t xml:space="preserve"> en los objetos de un </w:t>
      </w:r>
      <w:proofErr w:type="spellStart"/>
      <w:r>
        <w:t>Bucket</w:t>
      </w:r>
      <w:proofErr w:type="spellEnd"/>
    </w:p>
    <w:p w14:paraId="0B307B8F" w14:textId="77777777" w:rsidR="004B4AE1" w:rsidRDefault="004B4AE1" w:rsidP="004B4AE1">
      <w:pPr>
        <w:pStyle w:val="HTMLconformatoprevio"/>
        <w:rPr>
          <w:rStyle w:val="CdigoHTML"/>
        </w:rPr>
      </w:pPr>
      <w:proofErr w:type="spellStart"/>
      <w:r>
        <w:rPr>
          <w:rStyle w:val="CdigoHTML"/>
        </w:rPr>
        <w:t>gsutil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versioning</w:t>
      </w:r>
      <w:proofErr w:type="spellEnd"/>
      <w:r>
        <w:rPr>
          <w:rStyle w:val="CdigoHTML"/>
        </w:rPr>
        <w:t xml:space="preserve"> </w:t>
      </w:r>
      <w:r>
        <w:rPr>
          <w:rStyle w:val="hljs-builtin"/>
        </w:rPr>
        <w:t>set</w:t>
      </w:r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on</w:t>
      </w:r>
      <w:proofErr w:type="spellEnd"/>
      <w:r>
        <w:rPr>
          <w:rStyle w:val="CdigoHTML"/>
        </w:rPr>
        <w:t xml:space="preserve"> gs://mi-proyecto-bucket-01</w:t>
      </w:r>
    </w:p>
    <w:p w14:paraId="5E00E45B" w14:textId="77777777" w:rsidR="004B4AE1" w:rsidRDefault="004B4AE1" w:rsidP="004B4AE1">
      <w:pPr>
        <w:pStyle w:val="NormalWeb"/>
      </w:pPr>
      <w:r>
        <w:t xml:space="preserve">Desactivar el </w:t>
      </w:r>
      <w:proofErr w:type="spellStart"/>
      <w:r>
        <w:t>versionamiento</w:t>
      </w:r>
      <w:proofErr w:type="spellEnd"/>
      <w:r>
        <w:t xml:space="preserve"> en los objetos de un </w:t>
      </w:r>
      <w:proofErr w:type="spellStart"/>
      <w:r>
        <w:t>Bucket</w:t>
      </w:r>
      <w:proofErr w:type="spellEnd"/>
    </w:p>
    <w:p w14:paraId="634554DE" w14:textId="77777777" w:rsidR="004B4AE1" w:rsidRDefault="004B4AE1" w:rsidP="004B4AE1">
      <w:pPr>
        <w:pStyle w:val="HTMLconformatoprevio"/>
        <w:rPr>
          <w:rStyle w:val="CdigoHTML"/>
        </w:rPr>
      </w:pPr>
      <w:proofErr w:type="spellStart"/>
      <w:r>
        <w:rPr>
          <w:rStyle w:val="CdigoHTML"/>
        </w:rPr>
        <w:t>gsutil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versioning</w:t>
      </w:r>
      <w:proofErr w:type="spellEnd"/>
      <w:r>
        <w:rPr>
          <w:rStyle w:val="CdigoHTML"/>
        </w:rPr>
        <w:t xml:space="preserve"> </w:t>
      </w:r>
      <w:r>
        <w:rPr>
          <w:rStyle w:val="hljs-builtin"/>
        </w:rPr>
        <w:t>set</w:t>
      </w:r>
      <w:r>
        <w:rPr>
          <w:rStyle w:val="CdigoHTML"/>
        </w:rPr>
        <w:t xml:space="preserve"> off gs://mi-proyecto-bucket-01</w:t>
      </w:r>
    </w:p>
    <w:p w14:paraId="75D5B25F" w14:textId="74568269" w:rsidR="004B4AE1" w:rsidRDefault="004B4AE1" w:rsidP="004B4AE1">
      <w:pPr>
        <w:rPr>
          <w:noProof/>
        </w:rPr>
      </w:pPr>
    </w:p>
    <w:p w14:paraId="35D5F12E" w14:textId="3C26C947" w:rsidR="003D5AC5" w:rsidRDefault="003D5AC5" w:rsidP="004B4AE1">
      <w:pPr>
        <w:rPr>
          <w:noProof/>
        </w:rPr>
      </w:pPr>
    </w:p>
    <w:p w14:paraId="139F12CA" w14:textId="77777777" w:rsidR="003D5AC5" w:rsidRPr="003D5AC5" w:rsidRDefault="003D5AC5" w:rsidP="003D5AC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AR"/>
        </w:rPr>
      </w:pPr>
      <w:r w:rsidRPr="003D5AC5">
        <w:rPr>
          <w:rFonts w:ascii="Times New Roman" w:eastAsia="Times New Roman" w:hAnsi="Times New Roman" w:cs="Times New Roman"/>
          <w:b/>
          <w:bCs/>
          <w:sz w:val="36"/>
          <w:szCs w:val="36"/>
          <w:lang w:eastAsia="es-AR"/>
        </w:rPr>
        <w:t>Breve Resumen: Clases de almacenamiento de Cloud Storage</w:t>
      </w:r>
    </w:p>
    <w:p w14:paraId="58A087BA" w14:textId="77777777" w:rsidR="003D5AC5" w:rsidRPr="003D5AC5" w:rsidRDefault="003D5AC5" w:rsidP="003D5AC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D5AC5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Al crear un </w:t>
      </w:r>
      <w:proofErr w:type="spellStart"/>
      <w:r w:rsidRPr="003D5AC5">
        <w:rPr>
          <w:rFonts w:ascii="Times New Roman" w:eastAsia="Times New Roman" w:hAnsi="Times New Roman" w:cs="Times New Roman"/>
          <w:sz w:val="24"/>
          <w:szCs w:val="24"/>
          <w:lang w:eastAsia="es-AR"/>
        </w:rPr>
        <w:t>Bucket</w:t>
      </w:r>
      <w:proofErr w:type="spellEnd"/>
      <w:r w:rsidRPr="003D5AC5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debemos definir la ubicación y clase.</w:t>
      </w:r>
    </w:p>
    <w:p w14:paraId="2183DB31" w14:textId="77777777" w:rsidR="003D5AC5" w:rsidRPr="003D5AC5" w:rsidRDefault="003D5AC5" w:rsidP="003D5AC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AR"/>
        </w:rPr>
      </w:pPr>
      <w:r w:rsidRPr="003D5AC5">
        <w:rPr>
          <w:rFonts w:ascii="Times New Roman" w:eastAsia="Times New Roman" w:hAnsi="Times New Roman" w:cs="Times New Roman"/>
          <w:b/>
          <w:bCs/>
          <w:sz w:val="36"/>
          <w:szCs w:val="36"/>
          <w:lang w:eastAsia="es-AR"/>
        </w:rPr>
        <w:t>Ubicación</w:t>
      </w:r>
    </w:p>
    <w:p w14:paraId="5A7C9A80" w14:textId="77777777" w:rsidR="003D5AC5" w:rsidRPr="003D5AC5" w:rsidRDefault="003D5AC5" w:rsidP="003D5AC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D5AC5">
        <w:rPr>
          <w:rFonts w:ascii="Times New Roman" w:eastAsia="Times New Roman" w:hAnsi="Times New Roman" w:cs="Times New Roman"/>
          <w:sz w:val="24"/>
          <w:szCs w:val="24"/>
          <w:lang w:eastAsia="es-AR"/>
        </w:rPr>
        <w:t>Define donde residirán nuestros datos.</w:t>
      </w:r>
    </w:p>
    <w:p w14:paraId="79400713" w14:textId="77777777" w:rsidR="003D5AC5" w:rsidRPr="003D5AC5" w:rsidRDefault="003D5AC5" w:rsidP="003D5AC5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</w:pPr>
      <w:r w:rsidRPr="003D5AC5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lastRenderedPageBreak/>
        <w:t>Tipos de ubicación</w:t>
      </w:r>
    </w:p>
    <w:p w14:paraId="285C574B" w14:textId="77777777" w:rsidR="003D5AC5" w:rsidRPr="003D5AC5" w:rsidRDefault="003D5AC5" w:rsidP="003D5AC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D5AC5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Regional</w:t>
      </w:r>
      <w:r w:rsidRPr="003D5AC5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: Los datos se </w:t>
      </w:r>
      <w:r w:rsidRPr="003D5AC5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replican en las zonas</w:t>
      </w:r>
      <w:r w:rsidRPr="003D5AC5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de una sola región. Para datos a los que se accede con frecuencia dentro una región.</w:t>
      </w:r>
    </w:p>
    <w:p w14:paraId="798DA798" w14:textId="77777777" w:rsidR="003D5AC5" w:rsidRPr="003D5AC5" w:rsidRDefault="003D5AC5" w:rsidP="003D5AC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D5AC5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Dual-regional</w:t>
      </w:r>
      <w:r w:rsidRPr="003D5AC5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: Los datos se replican en </w:t>
      </w:r>
      <w:r w:rsidRPr="003D5AC5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regiones cercanas</w:t>
      </w:r>
      <w:r w:rsidRPr="003D5AC5">
        <w:rPr>
          <w:rFonts w:ascii="Times New Roman" w:eastAsia="Times New Roman" w:hAnsi="Times New Roman" w:cs="Times New Roman"/>
          <w:sz w:val="24"/>
          <w:szCs w:val="24"/>
          <w:lang w:eastAsia="es-AR"/>
        </w:rPr>
        <w:t>. Para disponibilidad de datos accedidos frecuentemente en un área específica.</w:t>
      </w:r>
    </w:p>
    <w:p w14:paraId="4A6359C5" w14:textId="77777777" w:rsidR="003D5AC5" w:rsidRPr="003D5AC5" w:rsidRDefault="003D5AC5" w:rsidP="003D5AC5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proofErr w:type="spellStart"/>
      <w:r w:rsidRPr="003D5AC5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Multi-regional</w:t>
      </w:r>
      <w:proofErr w:type="spellEnd"/>
      <w:r w:rsidRPr="003D5AC5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: Los datos se replican en </w:t>
      </w:r>
      <w:r w:rsidRPr="003D5AC5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diferentes regiones</w:t>
      </w:r>
      <w:r w:rsidRPr="003D5AC5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(continentes). Para la más alta disponibilidad de datos frecuentemente accedidos.</w:t>
      </w:r>
    </w:p>
    <w:p w14:paraId="6077B59A" w14:textId="77777777" w:rsidR="003D5AC5" w:rsidRPr="003D5AC5" w:rsidRDefault="003D5AC5" w:rsidP="003D5AC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AR"/>
        </w:rPr>
      </w:pPr>
      <w:r w:rsidRPr="003D5AC5">
        <w:rPr>
          <w:rFonts w:ascii="Times New Roman" w:eastAsia="Times New Roman" w:hAnsi="Times New Roman" w:cs="Times New Roman"/>
          <w:b/>
          <w:bCs/>
          <w:sz w:val="36"/>
          <w:szCs w:val="36"/>
          <w:lang w:eastAsia="es-AR"/>
        </w:rPr>
        <w:t>Clases</w:t>
      </w:r>
    </w:p>
    <w:p w14:paraId="6B7EC962" w14:textId="77777777" w:rsidR="003D5AC5" w:rsidRPr="003D5AC5" w:rsidRDefault="003D5AC5" w:rsidP="003D5AC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D5AC5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Se refieren a la frecuencia con la que accedemos y disponibilidad que deseamos sobre los objetos dentro del </w:t>
      </w:r>
      <w:proofErr w:type="spellStart"/>
      <w:r w:rsidRPr="003D5AC5">
        <w:rPr>
          <w:rFonts w:ascii="Times New Roman" w:eastAsia="Times New Roman" w:hAnsi="Times New Roman" w:cs="Times New Roman"/>
          <w:sz w:val="24"/>
          <w:szCs w:val="24"/>
          <w:lang w:eastAsia="es-AR"/>
        </w:rPr>
        <w:t>bucket</w:t>
      </w:r>
      <w:proofErr w:type="spellEnd"/>
      <w:r w:rsidRPr="003D5AC5">
        <w:rPr>
          <w:rFonts w:ascii="Times New Roman" w:eastAsia="Times New Roman" w:hAnsi="Times New Roman" w:cs="Times New Roman"/>
          <w:sz w:val="24"/>
          <w:szCs w:val="24"/>
          <w:lang w:eastAsia="es-AR"/>
        </w:rPr>
        <w:t>. Además del precio.</w:t>
      </w:r>
    </w:p>
    <w:p w14:paraId="7A0098C7" w14:textId="77777777" w:rsidR="003D5AC5" w:rsidRPr="003D5AC5" w:rsidRDefault="003D5AC5" w:rsidP="003D5AC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proofErr w:type="spellStart"/>
      <w:r w:rsidRPr="003D5AC5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Standars</w:t>
      </w:r>
      <w:proofErr w:type="spellEnd"/>
      <w:r w:rsidRPr="003D5AC5">
        <w:rPr>
          <w:rFonts w:ascii="Times New Roman" w:eastAsia="Times New Roman" w:hAnsi="Times New Roman" w:cs="Times New Roman"/>
          <w:sz w:val="24"/>
          <w:szCs w:val="24"/>
          <w:lang w:eastAsia="es-AR"/>
        </w:rPr>
        <w:t>: Objetos a los que accedemos frecuentemente (más caro).</w:t>
      </w:r>
    </w:p>
    <w:p w14:paraId="03F204F4" w14:textId="77777777" w:rsidR="003D5AC5" w:rsidRPr="003D5AC5" w:rsidRDefault="003D5AC5" w:rsidP="003D5AC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proofErr w:type="spellStart"/>
      <w:r w:rsidRPr="003D5AC5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Nearline</w:t>
      </w:r>
      <w:proofErr w:type="spellEnd"/>
      <w:r w:rsidRPr="003D5AC5">
        <w:rPr>
          <w:rFonts w:ascii="Times New Roman" w:eastAsia="Times New Roman" w:hAnsi="Times New Roman" w:cs="Times New Roman"/>
          <w:sz w:val="24"/>
          <w:szCs w:val="24"/>
          <w:lang w:eastAsia="es-AR"/>
        </w:rPr>
        <w:t>: Acceso a los objetos una vez al mes.</w:t>
      </w:r>
    </w:p>
    <w:p w14:paraId="76B4C573" w14:textId="77777777" w:rsidR="003D5AC5" w:rsidRPr="003D5AC5" w:rsidRDefault="003D5AC5" w:rsidP="003D5AC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proofErr w:type="spellStart"/>
      <w:r w:rsidRPr="003D5AC5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Coldline</w:t>
      </w:r>
      <w:proofErr w:type="spellEnd"/>
      <w:r w:rsidRPr="003D5AC5">
        <w:rPr>
          <w:rFonts w:ascii="Times New Roman" w:eastAsia="Times New Roman" w:hAnsi="Times New Roman" w:cs="Times New Roman"/>
          <w:sz w:val="24"/>
          <w:szCs w:val="24"/>
          <w:lang w:eastAsia="es-AR"/>
        </w:rPr>
        <w:t>: Acceso a los objetos una vez al trimestre.</w:t>
      </w:r>
    </w:p>
    <w:p w14:paraId="1007D18E" w14:textId="77777777" w:rsidR="003D5AC5" w:rsidRPr="003D5AC5" w:rsidRDefault="003D5AC5" w:rsidP="003D5AC5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D5AC5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Archive</w:t>
      </w:r>
      <w:r w:rsidRPr="003D5AC5">
        <w:rPr>
          <w:rFonts w:ascii="Times New Roman" w:eastAsia="Times New Roman" w:hAnsi="Times New Roman" w:cs="Times New Roman"/>
          <w:sz w:val="24"/>
          <w:szCs w:val="24"/>
          <w:lang w:eastAsia="es-AR"/>
        </w:rPr>
        <w:t>: Acceso a los objetos una vez al año.</w:t>
      </w:r>
    </w:p>
    <w:p w14:paraId="4B560847" w14:textId="50ACD429" w:rsidR="003D5AC5" w:rsidRPr="003D5AC5" w:rsidRDefault="003D5AC5" w:rsidP="003D5AC5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es-AR"/>
        </w:rPr>
      </w:pPr>
      <w:r w:rsidRPr="003D5AC5">
        <w:rPr>
          <w:rFonts w:ascii="Times New Roman" w:eastAsia="Times New Roman" w:hAnsi="Times New Roman" w:cs="Times New Roman"/>
          <w:b/>
          <w:bCs/>
          <w:sz w:val="36"/>
          <w:szCs w:val="36"/>
          <w:lang w:eastAsia="es-AR"/>
        </w:rPr>
        <w:t>Clases vs. ubicación</w:t>
      </w:r>
    </w:p>
    <w:p w14:paraId="3E8870DF" w14:textId="77777777" w:rsidR="003D5AC5" w:rsidRPr="003D5AC5" w:rsidRDefault="003D5AC5" w:rsidP="003D5AC5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3D5AC5">
        <w:rPr>
          <w:rFonts w:ascii="Times New Roman" w:eastAsia="Times New Roman" w:hAnsi="Times New Roman" w:cs="Times New Roman"/>
          <w:sz w:val="24"/>
          <w:szCs w:val="24"/>
          <w:lang w:eastAsia="es-AR"/>
        </w:rPr>
        <w:t>Podemos combinar las clases con diferentes ubicaciones, de acuerdo a nuestras necesidades.</w:t>
      </w:r>
    </w:p>
    <w:p w14:paraId="3704900C" w14:textId="77777777" w:rsidR="003D5AC5" w:rsidRDefault="003D5AC5" w:rsidP="004B4AE1"/>
    <w:p w14:paraId="2955F2D4" w14:textId="6BFADCCF" w:rsidR="004B4AE1" w:rsidRPr="00203AC6" w:rsidRDefault="003D5AC5" w:rsidP="004B4AE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noProof/>
        </w:rPr>
        <w:drawing>
          <wp:inline distT="0" distB="0" distL="0" distR="0" wp14:anchorId="475A913D" wp14:editId="5FA61FF2">
            <wp:extent cx="5400040" cy="265366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3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7048F" w14:textId="063500E5" w:rsidR="00203AC6" w:rsidRPr="00203AC6" w:rsidRDefault="00203AC6" w:rsidP="00203AC6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14:paraId="00A0CE0D" w14:textId="77777777" w:rsidR="008F01D9" w:rsidRDefault="008F01D9">
      <w:pPr>
        <w:rPr>
          <w:b/>
          <w:bCs/>
          <w:sz w:val="52"/>
          <w:szCs w:val="52"/>
        </w:rPr>
      </w:pPr>
    </w:p>
    <w:p w14:paraId="037F6C6C" w14:textId="77777777" w:rsidR="008F01D9" w:rsidRDefault="008F01D9">
      <w:pPr>
        <w:rPr>
          <w:b/>
          <w:bCs/>
          <w:sz w:val="52"/>
          <w:szCs w:val="52"/>
        </w:rPr>
      </w:pPr>
    </w:p>
    <w:p w14:paraId="6749B7CD" w14:textId="340D7648" w:rsidR="002670E7" w:rsidRPr="008F01D9" w:rsidRDefault="008F01D9">
      <w:pPr>
        <w:rPr>
          <w:b/>
          <w:bCs/>
          <w:sz w:val="52"/>
          <w:szCs w:val="52"/>
        </w:rPr>
      </w:pPr>
      <w:r w:rsidRPr="008F01D9">
        <w:rPr>
          <w:b/>
          <w:bCs/>
          <w:sz w:val="52"/>
          <w:szCs w:val="52"/>
        </w:rPr>
        <w:lastRenderedPageBreak/>
        <w:t>CREACION DE BUCKET</w:t>
      </w:r>
    </w:p>
    <w:p w14:paraId="0FB3E362" w14:textId="7A09E09A" w:rsidR="008F01D9" w:rsidRPr="008F01D9" w:rsidRDefault="008F01D9" w:rsidP="008F01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es-AR"/>
        </w:rPr>
        <w:t>Se crea</w:t>
      </w:r>
      <w:r w:rsidRPr="008F01D9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un </w:t>
      </w:r>
      <w:proofErr w:type="spellStart"/>
      <w:r w:rsidRPr="008F01D9">
        <w:rPr>
          <w:rFonts w:ascii="Times New Roman" w:eastAsia="Times New Roman" w:hAnsi="Times New Roman" w:cs="Times New Roman"/>
          <w:sz w:val="24"/>
          <w:szCs w:val="24"/>
          <w:lang w:eastAsia="es-AR"/>
        </w:rPr>
        <w:t>Bucket</w:t>
      </w:r>
      <w:proofErr w:type="spellEnd"/>
      <w:r w:rsidRPr="008F01D9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</w:t>
      </w:r>
      <w:proofErr w:type="spellStart"/>
      <w:r w:rsidRPr="008F01D9">
        <w:rPr>
          <w:rFonts w:ascii="Times New Roman" w:eastAsia="Times New Roman" w:hAnsi="Times New Roman" w:cs="Times New Roman"/>
          <w:sz w:val="24"/>
          <w:szCs w:val="24"/>
          <w:lang w:eastAsia="es-AR"/>
        </w:rPr>
        <w:t>Standar</w:t>
      </w:r>
      <w:proofErr w:type="spellEnd"/>
      <w:r w:rsidRPr="008F01D9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</w:t>
      </w:r>
      <w:proofErr w:type="spellStart"/>
      <w:r w:rsidRPr="008F01D9">
        <w:rPr>
          <w:rFonts w:ascii="Times New Roman" w:eastAsia="Times New Roman" w:hAnsi="Times New Roman" w:cs="Times New Roman"/>
          <w:sz w:val="24"/>
          <w:szCs w:val="24"/>
          <w:lang w:eastAsia="es-AR"/>
        </w:rPr>
        <w:t>Multi-region</w:t>
      </w:r>
      <w:proofErr w:type="spellEnd"/>
      <w:r w:rsidRPr="008F01D9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en US. Se previo el acceso al público y se eligió el acceso uniforme. Finalmente seleccionamos una retención de 10 años. Esto en </w:t>
      </w:r>
      <w:proofErr w:type="spellStart"/>
      <w:r w:rsidRPr="008F01D9">
        <w:rPr>
          <w:rFonts w:ascii="Courier New" w:eastAsia="Times New Roman" w:hAnsi="Courier New" w:cs="Courier New"/>
          <w:sz w:val="20"/>
          <w:szCs w:val="20"/>
          <w:lang w:eastAsia="es-AR"/>
        </w:rPr>
        <w:t>gsutil</w:t>
      </w:r>
      <w:proofErr w:type="spellEnd"/>
      <w:r w:rsidRPr="008F01D9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se vería así:</w:t>
      </w:r>
    </w:p>
    <w:p w14:paraId="0326E578" w14:textId="77777777" w:rsidR="008F01D9" w:rsidRPr="008F01D9" w:rsidRDefault="008F01D9" w:rsidP="008F01D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proofErr w:type="spellStart"/>
      <w:r w:rsidRPr="008F01D9">
        <w:rPr>
          <w:rFonts w:ascii="Courier New" w:eastAsia="Times New Roman" w:hAnsi="Courier New" w:cs="Courier New"/>
          <w:sz w:val="20"/>
          <w:szCs w:val="20"/>
          <w:lang w:eastAsia="es-AR"/>
        </w:rPr>
        <w:t>gsutil</w:t>
      </w:r>
      <w:proofErr w:type="spellEnd"/>
      <w:r w:rsidRPr="008F01D9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</w:t>
      </w:r>
      <w:proofErr w:type="spellStart"/>
      <w:r w:rsidRPr="008F01D9">
        <w:rPr>
          <w:rFonts w:ascii="Courier New" w:eastAsia="Times New Roman" w:hAnsi="Courier New" w:cs="Courier New"/>
          <w:sz w:val="20"/>
          <w:szCs w:val="20"/>
          <w:lang w:eastAsia="es-AR"/>
        </w:rPr>
        <w:t>mb</w:t>
      </w:r>
      <w:proofErr w:type="spellEnd"/>
      <w:r w:rsidRPr="008F01D9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-c standard -l </w:t>
      </w:r>
      <w:proofErr w:type="spellStart"/>
      <w:r w:rsidRPr="008F01D9">
        <w:rPr>
          <w:rFonts w:ascii="Courier New" w:eastAsia="Times New Roman" w:hAnsi="Courier New" w:cs="Courier New"/>
          <w:sz w:val="20"/>
          <w:szCs w:val="20"/>
          <w:lang w:eastAsia="es-AR"/>
        </w:rPr>
        <w:t>us</w:t>
      </w:r>
      <w:proofErr w:type="spellEnd"/>
      <w:r w:rsidRPr="008F01D9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--</w:t>
      </w:r>
      <w:proofErr w:type="spellStart"/>
      <w:r w:rsidRPr="008F01D9">
        <w:rPr>
          <w:rFonts w:ascii="Courier New" w:eastAsia="Times New Roman" w:hAnsi="Courier New" w:cs="Courier New"/>
          <w:sz w:val="20"/>
          <w:szCs w:val="20"/>
          <w:lang w:eastAsia="es-AR"/>
        </w:rPr>
        <w:t>pap</w:t>
      </w:r>
      <w:proofErr w:type="spellEnd"/>
      <w:r w:rsidRPr="008F01D9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</w:t>
      </w:r>
      <w:proofErr w:type="spellStart"/>
      <w:r w:rsidRPr="008F01D9">
        <w:rPr>
          <w:rFonts w:ascii="Courier New" w:eastAsia="Times New Roman" w:hAnsi="Courier New" w:cs="Courier New"/>
          <w:sz w:val="20"/>
          <w:szCs w:val="20"/>
          <w:lang w:eastAsia="es-AR"/>
        </w:rPr>
        <w:t>enforced</w:t>
      </w:r>
      <w:proofErr w:type="spellEnd"/>
      <w:r w:rsidRPr="008F01D9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-b </w:t>
      </w:r>
      <w:proofErr w:type="spellStart"/>
      <w:r w:rsidRPr="008F01D9">
        <w:rPr>
          <w:rFonts w:ascii="Courier New" w:eastAsia="Times New Roman" w:hAnsi="Courier New" w:cs="Courier New"/>
          <w:sz w:val="20"/>
          <w:szCs w:val="20"/>
          <w:lang w:eastAsia="es-AR"/>
        </w:rPr>
        <w:t>on</w:t>
      </w:r>
      <w:proofErr w:type="spellEnd"/>
      <w:r w:rsidRPr="008F01D9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--</w:t>
      </w:r>
      <w:proofErr w:type="spellStart"/>
      <w:r w:rsidRPr="008F01D9">
        <w:rPr>
          <w:rFonts w:ascii="Courier New" w:eastAsia="Times New Roman" w:hAnsi="Courier New" w:cs="Courier New"/>
          <w:sz w:val="20"/>
          <w:szCs w:val="20"/>
          <w:lang w:eastAsia="es-AR"/>
        </w:rPr>
        <w:t>retention</w:t>
      </w:r>
      <w:proofErr w:type="spellEnd"/>
      <w:r w:rsidRPr="008F01D9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10y gs://gemb-platzi-storage-bucket-01</w:t>
      </w:r>
    </w:p>
    <w:p w14:paraId="063DEF49" w14:textId="77777777" w:rsidR="008F01D9" w:rsidRPr="008F01D9" w:rsidRDefault="008F01D9" w:rsidP="008F01D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8F01D9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Donde</w:t>
      </w:r>
      <w:r w:rsidRPr="008F01D9">
        <w:rPr>
          <w:rFonts w:ascii="Times New Roman" w:eastAsia="Times New Roman" w:hAnsi="Times New Roman" w:cs="Times New Roman"/>
          <w:sz w:val="24"/>
          <w:szCs w:val="24"/>
          <w:lang w:eastAsia="es-AR"/>
        </w:rPr>
        <w:t>:</w:t>
      </w:r>
      <w:r w:rsidRPr="008F01D9">
        <w:rPr>
          <w:rFonts w:ascii="Times New Roman" w:eastAsia="Times New Roman" w:hAnsi="Times New Roman" w:cs="Times New Roman"/>
          <w:sz w:val="24"/>
          <w:szCs w:val="24"/>
          <w:lang w:eastAsia="es-AR"/>
        </w:rPr>
        <w:br/>
      </w:r>
      <w:r w:rsidRPr="008F01D9">
        <w:rPr>
          <w:rFonts w:ascii="Courier New" w:eastAsia="Times New Roman" w:hAnsi="Courier New" w:cs="Courier New"/>
          <w:sz w:val="20"/>
          <w:szCs w:val="20"/>
          <w:lang w:eastAsia="es-AR"/>
        </w:rPr>
        <w:t>-c</w:t>
      </w:r>
      <w:r w:rsidRPr="008F01D9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es la clase</w:t>
      </w:r>
      <w:r w:rsidRPr="008F01D9">
        <w:rPr>
          <w:rFonts w:ascii="Times New Roman" w:eastAsia="Times New Roman" w:hAnsi="Times New Roman" w:cs="Times New Roman"/>
          <w:sz w:val="24"/>
          <w:szCs w:val="24"/>
          <w:lang w:eastAsia="es-AR"/>
        </w:rPr>
        <w:br/>
      </w:r>
      <w:r w:rsidRPr="008F01D9">
        <w:rPr>
          <w:rFonts w:ascii="Courier New" w:eastAsia="Times New Roman" w:hAnsi="Courier New" w:cs="Courier New"/>
          <w:sz w:val="20"/>
          <w:szCs w:val="20"/>
          <w:lang w:eastAsia="es-AR"/>
        </w:rPr>
        <w:t>-l</w:t>
      </w:r>
      <w:r w:rsidRPr="008F01D9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es el tipo de locación que deseamos</w:t>
      </w:r>
      <w:r w:rsidRPr="008F01D9">
        <w:rPr>
          <w:rFonts w:ascii="Times New Roman" w:eastAsia="Times New Roman" w:hAnsi="Times New Roman" w:cs="Times New Roman"/>
          <w:sz w:val="24"/>
          <w:szCs w:val="24"/>
          <w:lang w:eastAsia="es-AR"/>
        </w:rPr>
        <w:br/>
      </w:r>
      <w:r w:rsidRPr="008F01D9">
        <w:rPr>
          <w:rFonts w:ascii="Courier New" w:eastAsia="Times New Roman" w:hAnsi="Courier New" w:cs="Courier New"/>
          <w:sz w:val="20"/>
          <w:szCs w:val="20"/>
          <w:lang w:eastAsia="es-AR"/>
        </w:rPr>
        <w:t>--</w:t>
      </w:r>
      <w:proofErr w:type="spellStart"/>
      <w:r w:rsidRPr="008F01D9">
        <w:rPr>
          <w:rFonts w:ascii="Courier New" w:eastAsia="Times New Roman" w:hAnsi="Courier New" w:cs="Courier New"/>
          <w:sz w:val="20"/>
          <w:szCs w:val="20"/>
          <w:lang w:eastAsia="es-AR"/>
        </w:rPr>
        <w:t>pap</w:t>
      </w:r>
      <w:proofErr w:type="spellEnd"/>
      <w:r w:rsidRPr="008F01D9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especifica el acceso público</w:t>
      </w:r>
      <w:r w:rsidRPr="008F01D9">
        <w:rPr>
          <w:rFonts w:ascii="Times New Roman" w:eastAsia="Times New Roman" w:hAnsi="Times New Roman" w:cs="Times New Roman"/>
          <w:sz w:val="24"/>
          <w:szCs w:val="24"/>
          <w:lang w:eastAsia="es-AR"/>
        </w:rPr>
        <w:br/>
      </w:r>
      <w:r w:rsidRPr="008F01D9">
        <w:rPr>
          <w:rFonts w:ascii="Courier New" w:eastAsia="Times New Roman" w:hAnsi="Courier New" w:cs="Courier New"/>
          <w:sz w:val="20"/>
          <w:szCs w:val="20"/>
          <w:lang w:eastAsia="es-AR"/>
        </w:rPr>
        <w:t>-b</w:t>
      </w:r>
      <w:r w:rsidRPr="008F01D9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es activar el acceso uniforme</w:t>
      </w:r>
      <w:r w:rsidRPr="008F01D9">
        <w:rPr>
          <w:rFonts w:ascii="Times New Roman" w:eastAsia="Times New Roman" w:hAnsi="Times New Roman" w:cs="Times New Roman"/>
          <w:sz w:val="24"/>
          <w:szCs w:val="24"/>
          <w:lang w:eastAsia="es-AR"/>
        </w:rPr>
        <w:br/>
      </w:r>
      <w:r w:rsidRPr="008F01D9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Avanzado</w:t>
      </w:r>
      <w:r w:rsidRPr="008F01D9">
        <w:rPr>
          <w:rFonts w:ascii="Times New Roman" w:eastAsia="Times New Roman" w:hAnsi="Times New Roman" w:cs="Times New Roman"/>
          <w:sz w:val="24"/>
          <w:szCs w:val="24"/>
          <w:lang w:eastAsia="es-AR"/>
        </w:rPr>
        <w:t>:</w:t>
      </w:r>
      <w:r w:rsidRPr="008F01D9">
        <w:rPr>
          <w:rFonts w:ascii="Times New Roman" w:eastAsia="Times New Roman" w:hAnsi="Times New Roman" w:cs="Times New Roman"/>
          <w:sz w:val="24"/>
          <w:szCs w:val="24"/>
          <w:lang w:eastAsia="es-AR"/>
        </w:rPr>
        <w:br/>
      </w:r>
      <w:r w:rsidRPr="008F01D9">
        <w:rPr>
          <w:rFonts w:ascii="Courier New" w:eastAsia="Times New Roman" w:hAnsi="Courier New" w:cs="Courier New"/>
          <w:sz w:val="20"/>
          <w:szCs w:val="20"/>
          <w:lang w:eastAsia="es-AR"/>
        </w:rPr>
        <w:t>--</w:t>
      </w:r>
      <w:proofErr w:type="spellStart"/>
      <w:r w:rsidRPr="008F01D9">
        <w:rPr>
          <w:rFonts w:ascii="Courier New" w:eastAsia="Times New Roman" w:hAnsi="Courier New" w:cs="Courier New"/>
          <w:sz w:val="20"/>
          <w:szCs w:val="20"/>
          <w:lang w:eastAsia="es-AR"/>
        </w:rPr>
        <w:t>retention</w:t>
      </w:r>
      <w:proofErr w:type="spellEnd"/>
      <w:r w:rsidRPr="008F01D9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es el periodo de retención del recurso.</w:t>
      </w:r>
    </w:p>
    <w:p w14:paraId="02A43A88" w14:textId="77777777" w:rsidR="008F01D9" w:rsidRDefault="008F01D9" w:rsidP="008F01D9">
      <w:pPr>
        <w:pStyle w:val="NormalWeb"/>
      </w:pPr>
      <w:r>
        <w:t xml:space="preserve">Crear tu primer </w:t>
      </w:r>
      <w:proofErr w:type="spellStart"/>
      <w:r>
        <w:t>bucket</w:t>
      </w:r>
      <w:proofErr w:type="spellEnd"/>
      <w:r>
        <w:t>:</w:t>
      </w:r>
    </w:p>
    <w:p w14:paraId="71662F7F" w14:textId="77777777" w:rsidR="008F01D9" w:rsidRDefault="008F01D9" w:rsidP="008F01D9">
      <w:pPr>
        <w:pStyle w:val="NormalWeb"/>
        <w:numPr>
          <w:ilvl w:val="0"/>
          <w:numId w:val="9"/>
        </w:numPr>
      </w:pPr>
      <w:r>
        <w:t>Seleccionar del menú tipo hamburguesa la opción Cloud Storage.</w:t>
      </w:r>
    </w:p>
    <w:p w14:paraId="78390EE6" w14:textId="77777777" w:rsidR="008F01D9" w:rsidRDefault="008F01D9" w:rsidP="008F01D9">
      <w:pPr>
        <w:pStyle w:val="NormalWeb"/>
        <w:numPr>
          <w:ilvl w:val="0"/>
          <w:numId w:val="9"/>
        </w:numPr>
      </w:pPr>
      <w:r>
        <w:t>Darle clic a “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Bucket</w:t>
      </w:r>
      <w:proofErr w:type="spellEnd"/>
      <w:r>
        <w:t>”.</w:t>
      </w:r>
    </w:p>
    <w:p w14:paraId="3FFD96C0" w14:textId="77777777" w:rsidR="008F01D9" w:rsidRDefault="008F01D9" w:rsidP="008F01D9">
      <w:pPr>
        <w:pStyle w:val="NormalWeb"/>
        <w:numPr>
          <w:ilvl w:val="0"/>
          <w:numId w:val="9"/>
        </w:numPr>
      </w:pPr>
      <w:r>
        <w:t>Darle un nombre único al “</w:t>
      </w:r>
      <w:proofErr w:type="spellStart"/>
      <w:r>
        <w:t>bucket</w:t>
      </w:r>
      <w:proofErr w:type="spellEnd"/>
      <w:r>
        <w:t>” (puedes usar como prefijo el nombre del proyecto) y Continuar.</w:t>
      </w:r>
    </w:p>
    <w:p w14:paraId="7E8D0DB3" w14:textId="77777777" w:rsidR="008F01D9" w:rsidRDefault="008F01D9" w:rsidP="008F01D9">
      <w:pPr>
        <w:pStyle w:val="NormalWeb"/>
        <w:numPr>
          <w:ilvl w:val="0"/>
          <w:numId w:val="9"/>
        </w:numPr>
      </w:pPr>
      <w:r>
        <w:t>Seleccionar donde se almacenará (Multi-Región, Región Dual o Región) y Continuar.</w:t>
      </w:r>
    </w:p>
    <w:p w14:paraId="045396F3" w14:textId="77777777" w:rsidR="008F01D9" w:rsidRDefault="008F01D9" w:rsidP="008F01D9">
      <w:pPr>
        <w:pStyle w:val="NormalWeb"/>
        <w:numPr>
          <w:ilvl w:val="0"/>
          <w:numId w:val="9"/>
        </w:numPr>
      </w:pPr>
      <w:r>
        <w:t xml:space="preserve">Seleccionar la clase de almacenamiento (Standard, </w:t>
      </w:r>
      <w:proofErr w:type="spellStart"/>
      <w:r>
        <w:t>Nearline</w:t>
      </w:r>
      <w:proofErr w:type="spellEnd"/>
      <w:r>
        <w:t xml:space="preserve">, </w:t>
      </w:r>
      <w:proofErr w:type="spellStart"/>
      <w:r>
        <w:t>Coldline</w:t>
      </w:r>
      <w:proofErr w:type="spellEnd"/>
      <w:r>
        <w:t>, Archive) y Continuar.</w:t>
      </w:r>
    </w:p>
    <w:p w14:paraId="15D292C4" w14:textId="77777777" w:rsidR="008F01D9" w:rsidRDefault="008F01D9" w:rsidP="008F01D9">
      <w:pPr>
        <w:pStyle w:val="NormalWeb"/>
        <w:numPr>
          <w:ilvl w:val="0"/>
          <w:numId w:val="9"/>
        </w:numPr>
      </w:pPr>
      <w:r>
        <w:t>Seleccionar control de acceso (</w:t>
      </w:r>
      <w:proofErr w:type="spellStart"/>
      <w:r>
        <w:t>Uniform</w:t>
      </w:r>
      <w:proofErr w:type="spellEnd"/>
      <w:r>
        <w:t>, Fine-</w:t>
      </w:r>
      <w:proofErr w:type="spellStart"/>
      <w:r>
        <w:t>grained</w:t>
      </w:r>
      <w:proofErr w:type="spellEnd"/>
      <w:r>
        <w:t>) y Continuar.</w:t>
      </w:r>
    </w:p>
    <w:p w14:paraId="4A551C4E" w14:textId="77777777" w:rsidR="008F01D9" w:rsidRDefault="008F01D9" w:rsidP="008F01D9">
      <w:pPr>
        <w:pStyle w:val="NormalWeb"/>
        <w:numPr>
          <w:ilvl w:val="0"/>
          <w:numId w:val="9"/>
        </w:numPr>
      </w:pPr>
      <w:r>
        <w:t xml:space="preserve">Escoger la Configuración Avanzada que necesites (Encriptación, política de </w:t>
      </w:r>
      <w:proofErr w:type="spellStart"/>
      <w:proofErr w:type="gramStart"/>
      <w:r>
        <w:t>retención,etc</w:t>
      </w:r>
      <w:proofErr w:type="spellEnd"/>
      <w:r>
        <w:t>.</w:t>
      </w:r>
      <w:proofErr w:type="gramEnd"/>
      <w:r>
        <w:t>).</w:t>
      </w:r>
    </w:p>
    <w:p w14:paraId="3E2BB188" w14:textId="77777777" w:rsidR="008F01D9" w:rsidRDefault="008F01D9" w:rsidP="008F01D9">
      <w:pPr>
        <w:pStyle w:val="NormalWeb"/>
        <w:numPr>
          <w:ilvl w:val="0"/>
          <w:numId w:val="9"/>
        </w:numPr>
      </w:pPr>
      <w:r>
        <w:t xml:space="preserve">Darle clic al botón </w:t>
      </w:r>
      <w:ins w:id="0" w:author="Unknown">
        <w:r>
          <w:rPr>
            <w:rStyle w:val="Textoennegrita"/>
          </w:rPr>
          <w:t>CREATE</w:t>
        </w:r>
      </w:ins>
      <w:r>
        <w:t>.</w:t>
      </w:r>
    </w:p>
    <w:p w14:paraId="7BD9E794" w14:textId="444C6835" w:rsidR="008F01D9" w:rsidRDefault="008F01D9">
      <w:r>
        <w:rPr>
          <w:noProof/>
        </w:rPr>
        <w:drawing>
          <wp:inline distT="0" distB="0" distL="0" distR="0" wp14:anchorId="46541697" wp14:editId="5A929434">
            <wp:extent cx="5400040" cy="3037840"/>
            <wp:effectExtent l="0" t="0" r="0" b="0"/>
            <wp:docPr id="1" name="Imagen 1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review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68083" w14:textId="645069C7" w:rsidR="008F01D9" w:rsidRDefault="008F01D9"/>
    <w:p w14:paraId="7BF6F17F" w14:textId="4B9B9F27" w:rsidR="008F01D9" w:rsidRDefault="008F01D9"/>
    <w:p w14:paraId="2C358B7D" w14:textId="29B37142" w:rsidR="008F01D9" w:rsidRDefault="008F01D9">
      <w:r>
        <w:rPr>
          <w:noProof/>
        </w:rPr>
        <w:drawing>
          <wp:inline distT="0" distB="0" distL="0" distR="0" wp14:anchorId="4EF535E7" wp14:editId="3222C050">
            <wp:extent cx="5400040" cy="3035935"/>
            <wp:effectExtent l="0" t="0" r="0" b="0"/>
            <wp:docPr id="2" name="Imagen 2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review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CAC8B" w14:textId="592C1940" w:rsidR="008F01D9" w:rsidRDefault="008F01D9"/>
    <w:p w14:paraId="0BD19E4B" w14:textId="67FA7199" w:rsidR="008F01D9" w:rsidRDefault="008F01D9">
      <w:pPr>
        <w:rPr>
          <w:b/>
          <w:bCs/>
          <w:sz w:val="52"/>
          <w:szCs w:val="52"/>
        </w:rPr>
      </w:pPr>
      <w:r w:rsidRPr="008F01D9">
        <w:rPr>
          <w:b/>
          <w:bCs/>
          <w:sz w:val="52"/>
          <w:szCs w:val="52"/>
        </w:rPr>
        <w:t>GOOGLE BIGTABLE</w:t>
      </w:r>
    </w:p>
    <w:p w14:paraId="0DE4EBF4" w14:textId="223C9C4D" w:rsidR="008F01D9" w:rsidRDefault="008F01D9">
      <w:pPr>
        <w:rPr>
          <w:b/>
          <w:bCs/>
          <w:sz w:val="52"/>
          <w:szCs w:val="52"/>
        </w:rPr>
      </w:pPr>
    </w:p>
    <w:p w14:paraId="0A44F358" w14:textId="57067628" w:rsidR="008F01D9" w:rsidRDefault="008F01D9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2E3C1B10" wp14:editId="0FA897B9">
            <wp:extent cx="5400040" cy="2495550"/>
            <wp:effectExtent l="0" t="0" r="0" b="0"/>
            <wp:docPr id="3" name="Imagen 3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Preview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EFB639" w14:textId="602E6C71" w:rsidR="00743A8C" w:rsidRDefault="00743A8C">
      <w:pPr>
        <w:rPr>
          <w:b/>
          <w:bCs/>
          <w:sz w:val="52"/>
          <w:szCs w:val="52"/>
        </w:rPr>
      </w:pPr>
    </w:p>
    <w:p w14:paraId="7BECFC9F" w14:textId="77777777" w:rsidR="00743A8C" w:rsidRDefault="00743A8C" w:rsidP="0074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</w:pPr>
    </w:p>
    <w:p w14:paraId="352DA20C" w14:textId="77777777" w:rsidR="00743A8C" w:rsidRDefault="00743A8C" w:rsidP="0074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</w:pPr>
    </w:p>
    <w:p w14:paraId="22308863" w14:textId="4DA45A6B" w:rsidR="00743A8C" w:rsidRPr="00743A8C" w:rsidRDefault="00743A8C" w:rsidP="0074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43A8C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lastRenderedPageBreak/>
        <w:t xml:space="preserve">Google Cloud </w:t>
      </w:r>
      <w:proofErr w:type="spellStart"/>
      <w:r w:rsidRPr="00743A8C">
        <w:rPr>
          <w:rFonts w:ascii="Times New Roman" w:eastAsia="Times New Roman" w:hAnsi="Times New Roman" w:cs="Times New Roman"/>
          <w:b/>
          <w:bCs/>
          <w:sz w:val="24"/>
          <w:szCs w:val="24"/>
          <w:lang w:eastAsia="es-AR"/>
        </w:rPr>
        <w:t>Bigtable</w:t>
      </w:r>
      <w:proofErr w:type="spellEnd"/>
    </w:p>
    <w:p w14:paraId="3AECF497" w14:textId="77777777" w:rsidR="00743A8C" w:rsidRPr="00743A8C" w:rsidRDefault="00743A8C" w:rsidP="0074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Cloud </w:t>
      </w:r>
      <w:proofErr w:type="spellStart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>Bigtable</w:t>
      </w:r>
      <w:proofErr w:type="spellEnd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es el servicio de base de datos de Big Data NoSQL de Google, completamente administrado a escala de </w:t>
      </w:r>
      <w:proofErr w:type="spellStart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>patabytes</w:t>
      </w:r>
      <w:proofErr w:type="spellEnd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para casos de uso en los que el acceso de datos aleatorios de baja latencia, la escalabilidad y la confiabilidad son fundamentales</w:t>
      </w:r>
    </w:p>
    <w:p w14:paraId="2F70084B" w14:textId="77777777" w:rsidR="00743A8C" w:rsidRPr="00743A8C" w:rsidRDefault="00743A8C" w:rsidP="00743A8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>Características</w:t>
      </w:r>
    </w:p>
    <w:p w14:paraId="77FAEB00" w14:textId="77777777" w:rsidR="00743A8C" w:rsidRPr="00743A8C" w:rsidRDefault="00743A8C" w:rsidP="00743A8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>Alto procesamiento</w:t>
      </w:r>
    </w:p>
    <w:p w14:paraId="70166352" w14:textId="77777777" w:rsidR="00743A8C" w:rsidRPr="00743A8C" w:rsidRDefault="00743A8C" w:rsidP="00743A8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>Procesamiento de baja latencia</w:t>
      </w:r>
    </w:p>
    <w:p w14:paraId="25ED389A" w14:textId="77777777" w:rsidR="00743A8C" w:rsidRPr="00743A8C" w:rsidRDefault="00743A8C" w:rsidP="00743A8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>Cantidades muy grandes de datos</w:t>
      </w:r>
    </w:p>
    <w:p w14:paraId="18A13082" w14:textId="77777777" w:rsidR="00743A8C" w:rsidRPr="00743A8C" w:rsidRDefault="00743A8C" w:rsidP="00743A8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>Cambios de tamaño sin tiempo de inactividad</w:t>
      </w:r>
    </w:p>
    <w:p w14:paraId="7ACEA66B" w14:textId="77777777" w:rsidR="00743A8C" w:rsidRPr="00743A8C" w:rsidRDefault="00743A8C" w:rsidP="00743A8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>Replicación flexible y automatizada</w:t>
      </w:r>
    </w:p>
    <w:p w14:paraId="64D343BD" w14:textId="77777777" w:rsidR="00743A8C" w:rsidRPr="00743A8C" w:rsidRDefault="00743A8C" w:rsidP="00743A8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Google </w:t>
      </w:r>
      <w:proofErr w:type="spellStart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>Search</w:t>
      </w:r>
      <w:proofErr w:type="spellEnd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, </w:t>
      </w:r>
      <w:proofErr w:type="spellStart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>Maps</w:t>
      </w:r>
      <w:proofErr w:type="spellEnd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y otros productos de Google</w:t>
      </w:r>
    </w:p>
    <w:p w14:paraId="17DAA705" w14:textId="77777777" w:rsidR="00743A8C" w:rsidRPr="00743A8C" w:rsidRDefault="00743A8C" w:rsidP="00743A8C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>¿Cómo interactuamos con Cloud Big Table?</w:t>
      </w:r>
    </w:p>
    <w:p w14:paraId="3A4619DF" w14:textId="77777777" w:rsidR="00743A8C" w:rsidRPr="00743A8C" w:rsidRDefault="00743A8C" w:rsidP="00743A8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Api de aplicación: Podemos leer y escribir datos </w:t>
      </w:r>
      <w:proofErr w:type="spellStart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>atraves</w:t>
      </w:r>
      <w:proofErr w:type="spellEnd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de una capa de servicio llamada rede Hbase, que es un gestor de </w:t>
      </w:r>
      <w:proofErr w:type="spellStart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>codigo</w:t>
      </w:r>
      <w:proofErr w:type="spellEnd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abierto que nos ayuda exponer el </w:t>
      </w:r>
      <w:proofErr w:type="spellStart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>point</w:t>
      </w:r>
      <w:proofErr w:type="spellEnd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que nos proveen estas operaciones de escribir leer actualizar y borrar y esto se usa normalmente para enviar datos a las aplicaciones o paneles de control</w:t>
      </w:r>
    </w:p>
    <w:p w14:paraId="2E5B5C8D" w14:textId="77777777" w:rsidR="00743A8C" w:rsidRPr="00743A8C" w:rsidRDefault="00743A8C" w:rsidP="00743A8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proofErr w:type="spellStart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>Streaming</w:t>
      </w:r>
      <w:proofErr w:type="spellEnd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/ Transmisión: </w:t>
      </w:r>
      <w:proofErr w:type="spellStart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>Datflow</w:t>
      </w:r>
      <w:proofErr w:type="spellEnd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</w:t>
      </w:r>
      <w:proofErr w:type="spellStart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>Streaming</w:t>
      </w:r>
      <w:proofErr w:type="spellEnd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, </w:t>
      </w:r>
      <w:proofErr w:type="spellStart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>Saprk</w:t>
      </w:r>
      <w:proofErr w:type="spellEnd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</w:t>
      </w:r>
      <w:proofErr w:type="spellStart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>Streaming</w:t>
      </w:r>
      <w:proofErr w:type="spellEnd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y Apache Storm</w:t>
      </w:r>
    </w:p>
    <w:p w14:paraId="01FA4D37" w14:textId="77777777" w:rsidR="00743A8C" w:rsidRPr="00743A8C" w:rsidRDefault="00743A8C" w:rsidP="00743A8C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proofErr w:type="spellStart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>Batch</w:t>
      </w:r>
      <w:proofErr w:type="spellEnd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Processing / Procesamiento por lotes: Los datos se pueden leer y escribir en Big Table en forma de </w:t>
      </w:r>
      <w:proofErr w:type="spellStart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>batch</w:t>
      </w:r>
      <w:proofErr w:type="spellEnd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(cantidades grandes) esto se puede hacer a través de </w:t>
      </w:r>
      <w:proofErr w:type="spellStart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>hadoop</w:t>
      </w:r>
      <w:proofErr w:type="spellEnd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, </w:t>
      </w:r>
      <w:proofErr w:type="spellStart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>Datflow</w:t>
      </w:r>
      <w:proofErr w:type="spellEnd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, Apache </w:t>
      </w:r>
      <w:proofErr w:type="spellStart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>Spark</w:t>
      </w:r>
      <w:proofErr w:type="spellEnd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>.</w:t>
      </w:r>
    </w:p>
    <w:p w14:paraId="497B8E43" w14:textId="77777777" w:rsidR="00743A8C" w:rsidRDefault="00743A8C" w:rsidP="0074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14:paraId="4CB44ACB" w14:textId="4B3EF64C" w:rsidR="00743A8C" w:rsidRPr="00743A8C" w:rsidRDefault="00743A8C" w:rsidP="0074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En esta clase creamos una instancia de </w:t>
      </w:r>
      <w:proofErr w:type="spellStart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>Bigtable</w:t>
      </w:r>
      <w:proofErr w:type="spellEnd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con el nombre </w:t>
      </w:r>
      <w:proofErr w:type="spellStart"/>
      <w:r w:rsidRPr="00743A8C">
        <w:rPr>
          <w:rFonts w:ascii="Courier New" w:eastAsia="Times New Roman" w:hAnsi="Courier New" w:cs="Courier New"/>
          <w:sz w:val="20"/>
          <w:szCs w:val="20"/>
          <w:lang w:eastAsia="es-AR"/>
        </w:rPr>
        <w:t>quick-start-instance</w:t>
      </w:r>
      <w:proofErr w:type="spellEnd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, id </w:t>
      </w:r>
      <w:proofErr w:type="spellStart"/>
      <w:r w:rsidRPr="00743A8C">
        <w:rPr>
          <w:rFonts w:ascii="Courier New" w:eastAsia="Times New Roman" w:hAnsi="Courier New" w:cs="Courier New"/>
          <w:sz w:val="20"/>
          <w:szCs w:val="20"/>
          <w:lang w:eastAsia="es-AR"/>
        </w:rPr>
        <w:t>quick-start-instance</w:t>
      </w:r>
      <w:proofErr w:type="spellEnd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y </w:t>
      </w:r>
      <w:proofErr w:type="spellStart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>cluster</w:t>
      </w:r>
      <w:proofErr w:type="spellEnd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id </w:t>
      </w:r>
      <w:r w:rsidRPr="00743A8C">
        <w:rPr>
          <w:rFonts w:ascii="Courier New" w:eastAsia="Times New Roman" w:hAnsi="Courier New" w:cs="Courier New"/>
          <w:sz w:val="20"/>
          <w:szCs w:val="20"/>
          <w:lang w:eastAsia="es-AR"/>
        </w:rPr>
        <w:t>quickstart-instance-c1</w:t>
      </w:r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. El tipo de disco fue SSD con un solo nodo. </w:t>
      </w:r>
      <w:proofErr w:type="gramStart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>Finalmente</w:t>
      </w:r>
      <w:proofErr w:type="gramEnd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la región fue </w:t>
      </w:r>
      <w:r w:rsidRPr="00743A8C">
        <w:rPr>
          <w:rFonts w:ascii="Courier New" w:eastAsia="Times New Roman" w:hAnsi="Courier New" w:cs="Courier New"/>
          <w:sz w:val="20"/>
          <w:szCs w:val="20"/>
          <w:lang w:eastAsia="es-AR"/>
        </w:rPr>
        <w:t>us-east1</w:t>
      </w:r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y la zona </w:t>
      </w:r>
      <w:r w:rsidRPr="00743A8C">
        <w:rPr>
          <w:rFonts w:ascii="Courier New" w:eastAsia="Times New Roman" w:hAnsi="Courier New" w:cs="Courier New"/>
          <w:sz w:val="20"/>
          <w:szCs w:val="20"/>
          <w:lang w:eastAsia="es-AR"/>
        </w:rPr>
        <w:t>us-east1-c</w:t>
      </w:r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>.</w:t>
      </w:r>
    </w:p>
    <w:p w14:paraId="3BA622CA" w14:textId="77777777" w:rsidR="00743A8C" w:rsidRPr="00743A8C" w:rsidRDefault="00743A8C" w:rsidP="00743A8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Desde la CLI podemos crear nuestra instancia ocupando la herramienta </w:t>
      </w:r>
      <w:proofErr w:type="spellStart"/>
      <w:r w:rsidRPr="00743A8C">
        <w:rPr>
          <w:rFonts w:ascii="Courier New" w:eastAsia="Times New Roman" w:hAnsi="Courier New" w:cs="Courier New"/>
          <w:sz w:val="20"/>
          <w:szCs w:val="20"/>
          <w:lang w:eastAsia="es-AR"/>
        </w:rPr>
        <w:t>cbt</w:t>
      </w:r>
      <w:proofErr w:type="spellEnd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>, la el comando para crear la instancia de esta clase quedaría así:</w:t>
      </w:r>
    </w:p>
    <w:p w14:paraId="6F917F70" w14:textId="77777777" w:rsidR="00743A8C" w:rsidRPr="00743A8C" w:rsidRDefault="00743A8C" w:rsidP="00743A8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es-AR"/>
        </w:rPr>
      </w:pPr>
      <w:proofErr w:type="spellStart"/>
      <w:r w:rsidRPr="00743A8C">
        <w:rPr>
          <w:rFonts w:ascii="Courier New" w:eastAsia="Times New Roman" w:hAnsi="Courier New" w:cs="Courier New"/>
          <w:sz w:val="20"/>
          <w:szCs w:val="20"/>
          <w:lang w:eastAsia="es-AR"/>
        </w:rPr>
        <w:t>cbt</w:t>
      </w:r>
      <w:proofErr w:type="spellEnd"/>
      <w:r w:rsidRPr="00743A8C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</w:t>
      </w:r>
      <w:proofErr w:type="spellStart"/>
      <w:r w:rsidRPr="00743A8C">
        <w:rPr>
          <w:rFonts w:ascii="Courier New" w:eastAsia="Times New Roman" w:hAnsi="Courier New" w:cs="Courier New"/>
          <w:sz w:val="20"/>
          <w:szCs w:val="20"/>
          <w:lang w:eastAsia="es-AR"/>
        </w:rPr>
        <w:t>createinstance</w:t>
      </w:r>
      <w:proofErr w:type="spellEnd"/>
      <w:r w:rsidRPr="00743A8C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</w:t>
      </w:r>
      <w:proofErr w:type="spellStart"/>
      <w:r w:rsidRPr="00743A8C">
        <w:rPr>
          <w:rFonts w:ascii="Courier New" w:eastAsia="Times New Roman" w:hAnsi="Courier New" w:cs="Courier New"/>
          <w:sz w:val="20"/>
          <w:szCs w:val="20"/>
          <w:lang w:eastAsia="es-AR"/>
        </w:rPr>
        <w:t>quick-start-instance</w:t>
      </w:r>
      <w:proofErr w:type="spellEnd"/>
      <w:r w:rsidRPr="00743A8C">
        <w:rPr>
          <w:rFonts w:ascii="Courier New" w:eastAsia="Times New Roman" w:hAnsi="Courier New" w:cs="Courier New"/>
          <w:sz w:val="20"/>
          <w:szCs w:val="20"/>
          <w:lang w:eastAsia="es-AR"/>
        </w:rPr>
        <w:t xml:space="preserve"> "</w:t>
      </w:r>
      <w:proofErr w:type="spellStart"/>
      <w:r w:rsidRPr="00743A8C">
        <w:rPr>
          <w:rFonts w:ascii="Courier New" w:eastAsia="Times New Roman" w:hAnsi="Courier New" w:cs="Courier New"/>
          <w:sz w:val="20"/>
          <w:szCs w:val="20"/>
          <w:lang w:eastAsia="es-AR"/>
        </w:rPr>
        <w:t>quick-start-instance</w:t>
      </w:r>
      <w:proofErr w:type="spellEnd"/>
      <w:r w:rsidRPr="00743A8C">
        <w:rPr>
          <w:rFonts w:ascii="Courier New" w:eastAsia="Times New Roman" w:hAnsi="Courier New" w:cs="Courier New"/>
          <w:sz w:val="20"/>
          <w:szCs w:val="20"/>
          <w:lang w:eastAsia="es-AR"/>
        </w:rPr>
        <w:t>" quickstart-instance-c1 us-east1-c 1 SSD</w:t>
      </w:r>
    </w:p>
    <w:p w14:paraId="3BD2E6A5" w14:textId="77777777" w:rsidR="00743A8C" w:rsidRPr="00743A8C" w:rsidRDefault="00743A8C" w:rsidP="00743A8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proofErr w:type="spellStart"/>
      <w:r w:rsidRPr="00743A8C">
        <w:rPr>
          <w:rFonts w:ascii="Courier New" w:eastAsia="Times New Roman" w:hAnsi="Courier New" w:cs="Courier New"/>
          <w:sz w:val="20"/>
          <w:szCs w:val="20"/>
          <w:lang w:eastAsia="es-AR"/>
        </w:rPr>
        <w:t>quick-start-instance</w:t>
      </w:r>
      <w:proofErr w:type="spellEnd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es el id</w:t>
      </w:r>
    </w:p>
    <w:p w14:paraId="24E724A1" w14:textId="77777777" w:rsidR="00743A8C" w:rsidRPr="00743A8C" w:rsidRDefault="00743A8C" w:rsidP="00743A8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43A8C">
        <w:rPr>
          <w:rFonts w:ascii="Courier New" w:eastAsia="Times New Roman" w:hAnsi="Courier New" w:cs="Courier New"/>
          <w:sz w:val="20"/>
          <w:szCs w:val="20"/>
          <w:lang w:eastAsia="es-AR"/>
        </w:rPr>
        <w:t>"</w:t>
      </w:r>
      <w:proofErr w:type="spellStart"/>
      <w:r w:rsidRPr="00743A8C">
        <w:rPr>
          <w:rFonts w:ascii="Courier New" w:eastAsia="Times New Roman" w:hAnsi="Courier New" w:cs="Courier New"/>
          <w:sz w:val="20"/>
          <w:szCs w:val="20"/>
          <w:lang w:eastAsia="es-AR"/>
        </w:rPr>
        <w:t>quick-start-instance</w:t>
      </w:r>
      <w:proofErr w:type="spellEnd"/>
      <w:r w:rsidRPr="00743A8C">
        <w:rPr>
          <w:rFonts w:ascii="Courier New" w:eastAsia="Times New Roman" w:hAnsi="Courier New" w:cs="Courier New"/>
          <w:sz w:val="20"/>
          <w:szCs w:val="20"/>
          <w:lang w:eastAsia="es-AR"/>
        </w:rPr>
        <w:t>"</w:t>
      </w:r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es el nombre</w:t>
      </w:r>
    </w:p>
    <w:p w14:paraId="5275026A" w14:textId="77777777" w:rsidR="00743A8C" w:rsidRPr="00743A8C" w:rsidRDefault="00743A8C" w:rsidP="00743A8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43A8C">
        <w:rPr>
          <w:rFonts w:ascii="Courier New" w:eastAsia="Times New Roman" w:hAnsi="Courier New" w:cs="Courier New"/>
          <w:sz w:val="20"/>
          <w:szCs w:val="20"/>
          <w:lang w:eastAsia="es-AR"/>
        </w:rPr>
        <w:t>quickstart-instance-c1</w:t>
      </w:r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es el id del </w:t>
      </w:r>
      <w:proofErr w:type="spellStart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>cluster</w:t>
      </w:r>
      <w:proofErr w:type="spellEnd"/>
    </w:p>
    <w:p w14:paraId="6DEA72BF" w14:textId="77777777" w:rsidR="00743A8C" w:rsidRPr="00743A8C" w:rsidRDefault="00743A8C" w:rsidP="00743A8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43A8C">
        <w:rPr>
          <w:rFonts w:ascii="Courier New" w:eastAsia="Times New Roman" w:hAnsi="Courier New" w:cs="Courier New"/>
          <w:sz w:val="20"/>
          <w:szCs w:val="20"/>
          <w:lang w:eastAsia="es-AR"/>
        </w:rPr>
        <w:t>us-east1-c</w:t>
      </w:r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es la región</w:t>
      </w:r>
    </w:p>
    <w:p w14:paraId="56410C36" w14:textId="77777777" w:rsidR="00743A8C" w:rsidRPr="00743A8C" w:rsidRDefault="00743A8C" w:rsidP="00743A8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43A8C">
        <w:rPr>
          <w:rFonts w:ascii="Courier New" w:eastAsia="Times New Roman" w:hAnsi="Courier New" w:cs="Courier New"/>
          <w:sz w:val="20"/>
          <w:szCs w:val="20"/>
          <w:lang w:eastAsia="es-AR"/>
        </w:rPr>
        <w:t>1</w:t>
      </w:r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es el </w:t>
      </w:r>
      <w:proofErr w:type="spellStart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>numero</w:t>
      </w:r>
      <w:proofErr w:type="spellEnd"/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de nodos</w:t>
      </w:r>
    </w:p>
    <w:p w14:paraId="187E5327" w14:textId="240D7336" w:rsidR="00743A8C" w:rsidRDefault="00743A8C" w:rsidP="00743A8C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743A8C">
        <w:rPr>
          <w:rFonts w:ascii="Courier New" w:eastAsia="Times New Roman" w:hAnsi="Courier New" w:cs="Courier New"/>
          <w:sz w:val="20"/>
          <w:szCs w:val="20"/>
          <w:lang w:eastAsia="es-AR"/>
        </w:rPr>
        <w:t>SSD</w:t>
      </w:r>
      <w:r w:rsidRPr="00743A8C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es el tipo de disco</w:t>
      </w:r>
    </w:p>
    <w:p w14:paraId="3309B469" w14:textId="165AF92A" w:rsidR="00743A8C" w:rsidRDefault="00743A8C" w:rsidP="00743A8C">
      <w:pPr>
        <w:spacing w:before="100" w:beforeAutospacing="1" w:after="100" w:afterAutospacing="1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s-AR"/>
        </w:rPr>
      </w:pPr>
    </w:p>
    <w:p w14:paraId="3B156BA4" w14:textId="3FCF52F0" w:rsidR="00743A8C" w:rsidRDefault="00743A8C" w:rsidP="00743A8C">
      <w:pPr>
        <w:spacing w:before="100" w:beforeAutospacing="1" w:after="100" w:afterAutospacing="1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s-AR"/>
        </w:rPr>
      </w:pPr>
    </w:p>
    <w:p w14:paraId="0FAD8B4B" w14:textId="0FC58860" w:rsidR="00743A8C" w:rsidRDefault="00743A8C" w:rsidP="00743A8C">
      <w:pPr>
        <w:spacing w:before="100" w:beforeAutospacing="1" w:after="100" w:afterAutospacing="1" w:line="240" w:lineRule="auto"/>
        <w:ind w:left="720"/>
        <w:rPr>
          <w:rFonts w:ascii="Courier New" w:eastAsia="Times New Roman" w:hAnsi="Courier New" w:cs="Courier New"/>
          <w:sz w:val="20"/>
          <w:szCs w:val="20"/>
          <w:lang w:eastAsia="es-AR"/>
        </w:rPr>
      </w:pPr>
    </w:p>
    <w:p w14:paraId="280D9355" w14:textId="3698D622" w:rsidR="00743A8C" w:rsidRDefault="00743A8C" w:rsidP="00743A8C">
      <w:pPr>
        <w:spacing w:before="100" w:beforeAutospacing="1" w:after="100" w:afterAutospacing="1" w:line="240" w:lineRule="auto"/>
        <w:ind w:left="720"/>
      </w:pPr>
      <w:r w:rsidRPr="00743A8C">
        <w:rPr>
          <w:b/>
          <w:bCs/>
          <w:sz w:val="36"/>
          <w:szCs w:val="36"/>
        </w:rPr>
        <w:lastRenderedPageBreak/>
        <w:t xml:space="preserve">• Creación de </w:t>
      </w:r>
      <w:proofErr w:type="spellStart"/>
      <w:r w:rsidRPr="00743A8C">
        <w:rPr>
          <w:b/>
          <w:bCs/>
          <w:sz w:val="36"/>
          <w:szCs w:val="36"/>
        </w:rPr>
        <w:t>BigTable</w:t>
      </w:r>
      <w:proofErr w:type="spellEnd"/>
      <w:r w:rsidRPr="00743A8C">
        <w:rPr>
          <w:b/>
          <w:bCs/>
          <w:sz w:val="36"/>
          <w:szCs w:val="36"/>
        </w:rPr>
        <w:t xml:space="preserve"> en Google Cloud </w:t>
      </w:r>
      <w:proofErr w:type="spellStart"/>
      <w:r w:rsidRPr="00743A8C">
        <w:rPr>
          <w:b/>
          <w:bCs/>
          <w:sz w:val="36"/>
          <w:szCs w:val="36"/>
        </w:rPr>
        <w:t>Plataform</w:t>
      </w:r>
      <w:proofErr w:type="spellEnd"/>
      <w:r>
        <w:br/>
        <w:t>o Seleccionamos Home</w:t>
      </w:r>
      <w:r>
        <w:br/>
      </w:r>
      <w:r>
        <w:sym w:font="Symbol" w:char="F0A7"/>
      </w:r>
      <w:r>
        <w:t xml:space="preserve"> Buscar </w:t>
      </w:r>
      <w:proofErr w:type="spellStart"/>
      <w:r>
        <w:t>Datastore</w:t>
      </w:r>
      <w:proofErr w:type="spellEnd"/>
      <w:r>
        <w:t xml:space="preserve">, seleccionamos </w:t>
      </w:r>
      <w:proofErr w:type="spellStart"/>
      <w:r>
        <w:t>Bigtable</w:t>
      </w:r>
      <w:proofErr w:type="spellEnd"/>
      <w:r>
        <w:br/>
      </w:r>
      <w:r>
        <w:sym w:font="Symbol" w:char="F0A7"/>
      </w:r>
      <w:r>
        <w:t xml:space="preserve"> Créate </w:t>
      </w:r>
      <w:proofErr w:type="spellStart"/>
      <w:r>
        <w:t>instance</w:t>
      </w:r>
      <w:proofErr w:type="spellEnd"/>
      <w:r>
        <w:t>, llenamos todos los datos que nos pide</w:t>
      </w:r>
      <w:r>
        <w:br/>
      </w:r>
      <w:r>
        <w:sym w:font="Symbol" w:char="F0A7"/>
      </w:r>
      <w:r>
        <w:t xml:space="preserve"> Seleccionamos continuar, seleccionamos disco SSD</w:t>
      </w:r>
      <w:r>
        <w:br/>
      </w:r>
      <w:r>
        <w:sym w:font="Symbol" w:char="F0A7"/>
      </w:r>
      <w:r>
        <w:t xml:space="preserve"> Seleccionamos continuar, </w:t>
      </w:r>
      <w:proofErr w:type="spellStart"/>
      <w:r>
        <w:t>selecciomos</w:t>
      </w:r>
      <w:proofErr w:type="spellEnd"/>
      <w:r>
        <w:t xml:space="preserve"> la región, requerimos un nodo</w:t>
      </w:r>
      <w:r>
        <w:br/>
      </w:r>
      <w:r>
        <w:sym w:font="Symbol" w:char="F0A7"/>
      </w:r>
      <w:r>
        <w:t xml:space="preserve"> Créate</w:t>
      </w:r>
      <w:r>
        <w:br/>
        <w:t xml:space="preserve">o Activamos </w:t>
      </w:r>
      <w:proofErr w:type="spellStart"/>
      <w:r>
        <w:t>cloud</w:t>
      </w:r>
      <w:proofErr w:type="spellEnd"/>
      <w:r>
        <w:t xml:space="preserve"> Shell</w:t>
      </w:r>
      <w:r>
        <w:br/>
      </w:r>
      <w:r>
        <w:sym w:font="Symbol" w:char="F0A7"/>
      </w:r>
      <w:r>
        <w:t xml:space="preserve"> Primero asociamos nuestra instancia a mi perfil de </w:t>
      </w:r>
      <w:proofErr w:type="spellStart"/>
      <w:r>
        <w:t>cloud</w:t>
      </w:r>
      <w:proofErr w:type="spellEnd"/>
      <w:r>
        <w:t xml:space="preserve"> Shell para mandar comando y a que base de datos</w:t>
      </w:r>
      <w:r>
        <w:br/>
        <w:t>• Echo Project = ‘</w:t>
      </w:r>
      <w:proofErr w:type="spellStart"/>
      <w:r>
        <w:t>gcloud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proofErr w:type="spellStart"/>
      <w:r>
        <w:t>get-value</w:t>
      </w:r>
      <w:proofErr w:type="spellEnd"/>
      <w:r>
        <w:t xml:space="preserve"> </w:t>
      </w:r>
      <w:proofErr w:type="spellStart"/>
      <w:r>
        <w:t>project</w:t>
      </w:r>
      <w:proofErr w:type="spellEnd"/>
      <w:r>
        <w:t>’ &gt; ~/.</w:t>
      </w:r>
      <w:proofErr w:type="spellStart"/>
      <w:r>
        <w:t>cbtrc</w:t>
      </w:r>
      <w:proofErr w:type="spellEnd"/>
      <w:r>
        <w:br/>
        <w:t xml:space="preserve">• Echo </w:t>
      </w:r>
      <w:proofErr w:type="spellStart"/>
      <w:r>
        <w:t>instance</w:t>
      </w:r>
      <w:proofErr w:type="spellEnd"/>
      <w:r>
        <w:t xml:space="preserve"> = </w:t>
      </w:r>
      <w:proofErr w:type="spellStart"/>
      <w:r>
        <w:t>nombreinstancia</w:t>
      </w:r>
      <w:proofErr w:type="spellEnd"/>
      <w:r>
        <w:t xml:space="preserve"> &gt;&gt; ~/.</w:t>
      </w:r>
      <w:proofErr w:type="spellStart"/>
      <w:r>
        <w:t>cbtrc</w:t>
      </w:r>
      <w:proofErr w:type="spellEnd"/>
      <w:r>
        <w:br/>
        <w:t>o Creamos una tabla</w:t>
      </w:r>
      <w:r>
        <w:br/>
        <w:t xml:space="preserve">• </w:t>
      </w:r>
      <w:proofErr w:type="spellStart"/>
      <w:r>
        <w:t>Cbt</w:t>
      </w:r>
      <w:proofErr w:type="spellEnd"/>
      <w:r>
        <w:t xml:space="preserve"> </w:t>
      </w:r>
      <w:proofErr w:type="spellStart"/>
      <w:r>
        <w:t>createtable</w:t>
      </w:r>
      <w:proofErr w:type="spellEnd"/>
      <w:r>
        <w:t xml:space="preserve"> </w:t>
      </w:r>
      <w:proofErr w:type="spellStart"/>
      <w:r>
        <w:t>my</w:t>
      </w:r>
      <w:proofErr w:type="spellEnd"/>
      <w:r>
        <w:t>-table</w:t>
      </w:r>
      <w:r>
        <w:br/>
        <w:t>o Autorizamos la Shell para interactuar con la api</w:t>
      </w:r>
      <w:r>
        <w:br/>
        <w:t xml:space="preserve">• </w:t>
      </w:r>
      <w:proofErr w:type="spellStart"/>
      <w:r>
        <w:t>Cbt</w:t>
      </w:r>
      <w:proofErr w:type="spellEnd"/>
      <w:r>
        <w:t xml:space="preserve"> </w:t>
      </w:r>
      <w:proofErr w:type="spellStart"/>
      <w:r>
        <w:t>ls</w:t>
      </w:r>
      <w:proofErr w:type="spellEnd"/>
      <w:r>
        <w:br/>
        <w:t xml:space="preserve">o </w:t>
      </w:r>
      <w:proofErr w:type="spellStart"/>
      <w:r>
        <w:t>Agremos</w:t>
      </w:r>
      <w:proofErr w:type="spellEnd"/>
      <w:r>
        <w:t xml:space="preserve"> un </w:t>
      </w:r>
      <w:proofErr w:type="spellStart"/>
      <w:r>
        <w:t>colum</w:t>
      </w:r>
      <w:proofErr w:type="spellEnd"/>
      <w:r>
        <w:t xml:space="preserve"> </w:t>
      </w:r>
      <w:proofErr w:type="spellStart"/>
      <w:r>
        <w:t>family</w:t>
      </w:r>
      <w:proofErr w:type="spellEnd"/>
      <w:r>
        <w:t xml:space="preserve"> o agregar columnas</w:t>
      </w:r>
      <w:r>
        <w:br/>
        <w:t xml:space="preserve">• </w:t>
      </w:r>
      <w:proofErr w:type="spellStart"/>
      <w:r>
        <w:t>Cbt</w:t>
      </w:r>
      <w:proofErr w:type="spellEnd"/>
      <w:r>
        <w:t xml:space="preserve"> </w:t>
      </w:r>
      <w:proofErr w:type="spellStart"/>
      <w:r>
        <w:t>createfamily</w:t>
      </w:r>
      <w:proofErr w:type="spellEnd"/>
      <w:r>
        <w:t xml:space="preserve"> </w:t>
      </w:r>
      <w:proofErr w:type="spellStart"/>
      <w:r>
        <w:t>my</w:t>
      </w:r>
      <w:proofErr w:type="spellEnd"/>
      <w:r>
        <w:t>-table cf1 //nombre de famili1</w:t>
      </w:r>
      <w:r>
        <w:br/>
        <w:t xml:space="preserve">• </w:t>
      </w:r>
      <w:proofErr w:type="spellStart"/>
      <w:r>
        <w:t>Cbt</w:t>
      </w:r>
      <w:proofErr w:type="spellEnd"/>
      <w:r>
        <w:t xml:space="preserve"> </w:t>
      </w:r>
      <w:proofErr w:type="spellStart"/>
      <w:r>
        <w:t>ls</w:t>
      </w:r>
      <w:proofErr w:type="spellEnd"/>
      <w:r>
        <w:t xml:space="preserve"> </w:t>
      </w:r>
      <w:proofErr w:type="spellStart"/>
      <w:r>
        <w:t>my</w:t>
      </w:r>
      <w:proofErr w:type="spellEnd"/>
      <w:r>
        <w:t>-table</w:t>
      </w:r>
      <w:r>
        <w:br/>
        <w:t>o Ingresamos datos en la tabla</w:t>
      </w:r>
      <w:r>
        <w:br/>
        <w:t xml:space="preserve">• </w:t>
      </w:r>
      <w:proofErr w:type="spellStart"/>
      <w:r>
        <w:t>cbt</w:t>
      </w:r>
      <w:proofErr w:type="spellEnd"/>
      <w:r>
        <w:t xml:space="preserve"> set </w:t>
      </w:r>
      <w:proofErr w:type="spellStart"/>
      <w:r>
        <w:t>my</w:t>
      </w:r>
      <w:proofErr w:type="spellEnd"/>
      <w:r>
        <w:t>-table r1 cf1:c1=test-</w:t>
      </w:r>
      <w:proofErr w:type="spellStart"/>
      <w:r>
        <w:t>value</w:t>
      </w:r>
      <w:proofErr w:type="spellEnd"/>
      <w:r>
        <w:br/>
        <w:t xml:space="preserve">• </w:t>
      </w:r>
      <w:proofErr w:type="spellStart"/>
      <w:r>
        <w:t>cbt</w:t>
      </w:r>
      <w:proofErr w:type="spellEnd"/>
      <w:r>
        <w:t xml:space="preserve"> </w:t>
      </w:r>
      <w:proofErr w:type="spellStart"/>
      <w:r>
        <w:t>read</w:t>
      </w:r>
      <w:proofErr w:type="spellEnd"/>
      <w:r>
        <w:t xml:space="preserve"> </w:t>
      </w:r>
      <w:proofErr w:type="spellStart"/>
      <w:r>
        <w:t>my</w:t>
      </w:r>
      <w:proofErr w:type="spellEnd"/>
      <w:r>
        <w:t>-table</w:t>
      </w:r>
    </w:p>
    <w:p w14:paraId="205B955E" w14:textId="747E07C5" w:rsidR="001210E4" w:rsidRDefault="001210E4" w:rsidP="00743A8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14:paraId="21FCFB7E" w14:textId="0148CC0C" w:rsidR="001210E4" w:rsidRDefault="001210E4" w:rsidP="00743A8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14:paraId="666EC879" w14:textId="77777777" w:rsidR="001210E4" w:rsidRDefault="001210E4" w:rsidP="001210E4">
      <w:pPr>
        <w:pStyle w:val="Ttulo2"/>
      </w:pPr>
      <w:r>
        <w:t>Cloud SQL</w:t>
      </w:r>
    </w:p>
    <w:p w14:paraId="430DB840" w14:textId="77777777" w:rsidR="001210E4" w:rsidRDefault="001210E4" w:rsidP="001210E4">
      <w:pPr>
        <w:pStyle w:val="NormalWeb"/>
      </w:pPr>
      <w:r>
        <w:t xml:space="preserve">Este es el servicio administrado de Bases de Datos Relacionales. Puede ser MySQL, </w:t>
      </w:r>
      <w:proofErr w:type="spellStart"/>
      <w:r>
        <w:t>PosgreSQL</w:t>
      </w:r>
      <w:proofErr w:type="spellEnd"/>
      <w:r>
        <w:t xml:space="preserve"> y SLQ Server.</w:t>
      </w:r>
    </w:p>
    <w:p w14:paraId="0062577B" w14:textId="77777777" w:rsidR="001210E4" w:rsidRDefault="001210E4" w:rsidP="001210E4">
      <w:pPr>
        <w:pStyle w:val="NormalWeb"/>
      </w:pPr>
      <w:r>
        <w:t>En caso de necesitar mayor rendimiento se puede escalar de forma vertical (</w:t>
      </w:r>
      <w:proofErr w:type="gramStart"/>
      <w:r>
        <w:t>un máquina más potente</w:t>
      </w:r>
      <w:proofErr w:type="gramEnd"/>
      <w:r>
        <w:t>).</w:t>
      </w:r>
      <w:r>
        <w:br/>
        <w:t>Si se requiere más disponibilidad se puede optar por una arquitectura en dos zonas.</w:t>
      </w:r>
    </w:p>
    <w:p w14:paraId="57C2B032" w14:textId="77777777" w:rsidR="001210E4" w:rsidRDefault="001210E4" w:rsidP="001210E4">
      <w:pPr>
        <w:pStyle w:val="Ttulo3"/>
      </w:pPr>
      <w:r>
        <w:t>Características claves</w:t>
      </w:r>
    </w:p>
    <w:p w14:paraId="62EE55F0" w14:textId="77777777" w:rsidR="001210E4" w:rsidRDefault="001210E4" w:rsidP="001210E4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 xml:space="preserve">Totalmente </w:t>
      </w:r>
      <w:r>
        <w:rPr>
          <w:rStyle w:val="Textoennegrita"/>
        </w:rPr>
        <w:t>administrada</w:t>
      </w:r>
    </w:p>
    <w:p w14:paraId="6C63D65D" w14:textId="77777777" w:rsidR="001210E4" w:rsidRDefault="001210E4" w:rsidP="001210E4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t xml:space="preserve">Una </w:t>
      </w:r>
      <w:r>
        <w:rPr>
          <w:rStyle w:val="Textoennegrita"/>
        </w:rPr>
        <w:t>solución integrada</w:t>
      </w:r>
      <w:r>
        <w:t>: Se puede acceder a ellas desde cualquier lado.</w:t>
      </w:r>
    </w:p>
    <w:p w14:paraId="4D23A97E" w14:textId="77777777" w:rsidR="001210E4" w:rsidRDefault="001210E4" w:rsidP="001210E4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Textoennegrita"/>
        </w:rPr>
        <w:t>Confiable</w:t>
      </w:r>
      <w:r>
        <w:t xml:space="preserve">: ES fácil configurar las </w:t>
      </w:r>
      <w:proofErr w:type="spellStart"/>
      <w:r>
        <w:t>replicas</w:t>
      </w:r>
      <w:proofErr w:type="spellEnd"/>
      <w:r>
        <w:t xml:space="preserve">, copias de seguridad y activar el proceso de </w:t>
      </w:r>
      <w:proofErr w:type="spellStart"/>
      <w:r>
        <w:t>Failover</w:t>
      </w:r>
      <w:proofErr w:type="spellEnd"/>
      <w:r>
        <w:t xml:space="preserve"> (reemplazar una instancia cuando esta falla).</w:t>
      </w:r>
    </w:p>
    <w:p w14:paraId="6C2A1C6A" w14:textId="77777777" w:rsidR="001210E4" w:rsidRDefault="001210E4" w:rsidP="001210E4">
      <w:pPr>
        <w:numPr>
          <w:ilvl w:val="0"/>
          <w:numId w:val="12"/>
        </w:numPr>
        <w:spacing w:before="100" w:beforeAutospacing="1" w:after="100" w:afterAutospacing="1" w:line="240" w:lineRule="auto"/>
      </w:pPr>
      <w:r>
        <w:rPr>
          <w:rStyle w:val="Textoennegrita"/>
        </w:rPr>
        <w:t>Migraciones sencillas</w:t>
      </w:r>
      <w:r>
        <w:t xml:space="preserve"> a </w:t>
      </w:r>
      <w:proofErr w:type="spellStart"/>
      <w:r>
        <w:t>CloudSQL</w:t>
      </w:r>
      <w:proofErr w:type="spellEnd"/>
      <w:r>
        <w:t xml:space="preserve">: </w:t>
      </w:r>
      <w:proofErr w:type="spellStart"/>
      <w:r>
        <w:t>Database</w:t>
      </w:r>
      <w:proofErr w:type="spellEnd"/>
      <w:r>
        <w:t xml:space="preserve"> </w:t>
      </w:r>
      <w:proofErr w:type="spellStart"/>
      <w:r>
        <w:t>Migration</w:t>
      </w:r>
      <w:proofErr w:type="spellEnd"/>
      <w:r>
        <w:t xml:space="preserve"> </w:t>
      </w:r>
      <w:proofErr w:type="spellStart"/>
      <w:r>
        <w:t>Service</w:t>
      </w:r>
      <w:proofErr w:type="spellEnd"/>
      <w:r>
        <w:t xml:space="preserve"> ayuda a migrar las DB </w:t>
      </w:r>
      <w:proofErr w:type="spellStart"/>
      <w:r>
        <w:rPr>
          <w:rStyle w:val="nfasis"/>
        </w:rPr>
        <w:t>on</w:t>
      </w:r>
      <w:proofErr w:type="spellEnd"/>
      <w:r>
        <w:rPr>
          <w:rStyle w:val="nfasis"/>
        </w:rPr>
        <w:t xml:space="preserve"> premise</w:t>
      </w:r>
      <w:r>
        <w:t xml:space="preserve"> a la Nube </w:t>
      </w:r>
      <w:proofErr w:type="spellStart"/>
      <w:r>
        <w:t>facilmente</w:t>
      </w:r>
      <w:proofErr w:type="spellEnd"/>
      <w:r>
        <w:t>.</w:t>
      </w:r>
    </w:p>
    <w:p w14:paraId="2690FFF3" w14:textId="77777777" w:rsidR="001210E4" w:rsidRDefault="001210E4" w:rsidP="001210E4">
      <w:pPr>
        <w:pStyle w:val="NormalWeb"/>
      </w:pPr>
      <w:r>
        <w:t>En este tipo de Bases de datos realizamos transacciones y deben cumplir los principios ACID.</w:t>
      </w:r>
    </w:p>
    <w:p w14:paraId="23B7E76B" w14:textId="77777777" w:rsidR="001210E4" w:rsidRDefault="001210E4" w:rsidP="001210E4">
      <w:pPr>
        <w:pStyle w:val="NormalWeb"/>
        <w:numPr>
          <w:ilvl w:val="0"/>
          <w:numId w:val="13"/>
        </w:numPr>
      </w:pPr>
      <w:proofErr w:type="spellStart"/>
      <w:r>
        <w:rPr>
          <w:rStyle w:val="Textoennegrita"/>
        </w:rPr>
        <w:lastRenderedPageBreak/>
        <w:t>A</w:t>
      </w:r>
      <w:r>
        <w:t>tomicity</w:t>
      </w:r>
      <w:proofErr w:type="spellEnd"/>
      <w:r>
        <w:t xml:space="preserve">: Asegura que todas las operaciones que una </w:t>
      </w:r>
      <w:proofErr w:type="spellStart"/>
      <w:r>
        <w:t>transaccion</w:t>
      </w:r>
      <w:proofErr w:type="spellEnd"/>
      <w:r>
        <w:t xml:space="preserve"> se realicen, y en caso contrario que sea posible regresar al estado anterior (</w:t>
      </w:r>
      <w:proofErr w:type="spellStart"/>
      <w:r>
        <w:rPr>
          <w:rStyle w:val="nfasis"/>
        </w:rPr>
        <w:t>rollback</w:t>
      </w:r>
      <w:proofErr w:type="spellEnd"/>
      <w:r>
        <w:t>).</w:t>
      </w:r>
    </w:p>
    <w:p w14:paraId="6135BB0D" w14:textId="77777777" w:rsidR="001210E4" w:rsidRDefault="001210E4" w:rsidP="001210E4">
      <w:pPr>
        <w:pStyle w:val="NormalWeb"/>
        <w:numPr>
          <w:ilvl w:val="0"/>
          <w:numId w:val="13"/>
        </w:numPr>
      </w:pPr>
      <w:proofErr w:type="spellStart"/>
      <w:r>
        <w:rPr>
          <w:rStyle w:val="Textoennegrita"/>
        </w:rPr>
        <w:t>C</w:t>
      </w:r>
      <w:r>
        <w:t>onsistency</w:t>
      </w:r>
      <w:proofErr w:type="spellEnd"/>
      <w:r>
        <w:t xml:space="preserve">: Asegura que todas las transacciones se realicen con </w:t>
      </w:r>
      <w:proofErr w:type="spellStart"/>
      <w:r>
        <w:t>exito</w:t>
      </w:r>
      <w:proofErr w:type="spellEnd"/>
      <w:r>
        <w:t>, los datos deben tener sentido.</w:t>
      </w:r>
    </w:p>
    <w:p w14:paraId="6555D0FD" w14:textId="77777777" w:rsidR="001210E4" w:rsidRDefault="001210E4" w:rsidP="001210E4">
      <w:pPr>
        <w:pStyle w:val="NormalWeb"/>
        <w:numPr>
          <w:ilvl w:val="0"/>
          <w:numId w:val="14"/>
        </w:numPr>
      </w:pPr>
      <w:proofErr w:type="spellStart"/>
      <w:r>
        <w:rPr>
          <w:rStyle w:val="Textoennegrita"/>
        </w:rPr>
        <w:t>I</w:t>
      </w:r>
      <w:r>
        <w:t>solation</w:t>
      </w:r>
      <w:proofErr w:type="spellEnd"/>
      <w:r>
        <w:t xml:space="preserve">: Dicta que las operaciones sean aisladas y transparentes, es decir, </w:t>
      </w:r>
      <w:proofErr w:type="spellStart"/>
      <w:r>
        <w:t>multiples</w:t>
      </w:r>
      <w:proofErr w:type="spellEnd"/>
      <w:r>
        <w:t xml:space="preserve"> operaciones ocurren de forma independiente y sin afectarse.</w:t>
      </w:r>
    </w:p>
    <w:p w14:paraId="283F7000" w14:textId="77777777" w:rsidR="001210E4" w:rsidRDefault="001210E4" w:rsidP="001210E4">
      <w:pPr>
        <w:pStyle w:val="NormalWeb"/>
        <w:numPr>
          <w:ilvl w:val="0"/>
          <w:numId w:val="14"/>
        </w:numPr>
      </w:pPr>
      <w:proofErr w:type="spellStart"/>
      <w:r>
        <w:rPr>
          <w:rStyle w:val="Textoennegrita"/>
        </w:rPr>
        <w:t>D</w:t>
      </w:r>
      <w:r>
        <w:t>urabilty</w:t>
      </w:r>
      <w:proofErr w:type="spellEnd"/>
      <w:r>
        <w:t>: Nos asegura que el resultado de una operación permanezca incluso cuando hubo un error.</w:t>
      </w:r>
    </w:p>
    <w:p w14:paraId="7B79FACA" w14:textId="021E484E" w:rsidR="001210E4" w:rsidRDefault="001210E4" w:rsidP="001210E4"/>
    <w:p w14:paraId="60C88F78" w14:textId="77777777" w:rsidR="001210E4" w:rsidRPr="00743A8C" w:rsidRDefault="001210E4" w:rsidP="00743A8C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b/>
          <w:bCs/>
          <w:sz w:val="40"/>
          <w:szCs w:val="40"/>
          <w:lang w:eastAsia="es-AR"/>
        </w:rPr>
      </w:pPr>
    </w:p>
    <w:p w14:paraId="794D388C" w14:textId="77777777" w:rsidR="001210E4" w:rsidRPr="001210E4" w:rsidRDefault="001210E4" w:rsidP="001210E4">
      <w:pPr>
        <w:pStyle w:val="Ttulo3"/>
        <w:rPr>
          <w:b/>
          <w:bCs/>
          <w:sz w:val="40"/>
          <w:szCs w:val="40"/>
        </w:rPr>
      </w:pPr>
      <w:r w:rsidRPr="001210E4">
        <w:rPr>
          <w:b/>
          <w:bCs/>
          <w:sz w:val="40"/>
          <w:szCs w:val="40"/>
        </w:rPr>
        <w:t xml:space="preserve">Cloud </w:t>
      </w:r>
      <w:proofErr w:type="spellStart"/>
      <w:r w:rsidRPr="001210E4">
        <w:rPr>
          <w:b/>
          <w:bCs/>
          <w:sz w:val="40"/>
          <w:szCs w:val="40"/>
        </w:rPr>
        <w:t>Spanner</w:t>
      </w:r>
      <w:proofErr w:type="spellEnd"/>
      <w:r w:rsidRPr="001210E4">
        <w:rPr>
          <w:b/>
          <w:bCs/>
          <w:sz w:val="40"/>
          <w:szCs w:val="40"/>
        </w:rPr>
        <w:t xml:space="preserve"> en acción</w:t>
      </w:r>
    </w:p>
    <w:p w14:paraId="227F5AA2" w14:textId="77777777" w:rsidR="001210E4" w:rsidRDefault="001210E4" w:rsidP="001210E4">
      <w:pPr>
        <w:pStyle w:val="Ttulo4"/>
      </w:pPr>
      <w:r>
        <w:t xml:space="preserve">Crear instancia desde </w:t>
      </w:r>
      <w:proofErr w:type="spellStart"/>
      <w:r>
        <w:t>gcloud</w:t>
      </w:r>
      <w:proofErr w:type="spellEnd"/>
      <w:r>
        <w:t xml:space="preserve"> CLI</w:t>
      </w:r>
    </w:p>
    <w:p w14:paraId="0AC4B16D" w14:textId="77777777" w:rsidR="001210E4" w:rsidRDefault="001210E4" w:rsidP="001210E4">
      <w:pPr>
        <w:pStyle w:val="NormalWeb"/>
      </w:pPr>
      <w:r>
        <w:t xml:space="preserve">En esta clase creamos una instancia Cloud </w:t>
      </w:r>
      <w:proofErr w:type="spellStart"/>
      <w:r>
        <w:t>Spanner</w:t>
      </w:r>
      <w:proofErr w:type="spellEnd"/>
      <w:r>
        <w:t xml:space="preserve"> con nombre </w:t>
      </w:r>
      <w:proofErr w:type="spellStart"/>
      <w:r>
        <w:rPr>
          <w:rStyle w:val="CdigoHTML"/>
        </w:rPr>
        <w:t>example-db</w:t>
      </w:r>
      <w:proofErr w:type="spellEnd"/>
      <w:r>
        <w:t>, regional y en US central. Además de que ocupamos solo 1 nodo.</w:t>
      </w:r>
    </w:p>
    <w:p w14:paraId="36D75B65" w14:textId="77777777" w:rsidR="001210E4" w:rsidRDefault="001210E4" w:rsidP="001210E4">
      <w:pPr>
        <w:pStyle w:val="NormalWeb"/>
      </w:pPr>
      <w:r>
        <w:t xml:space="preserve">Para crear dicha instancia usando </w:t>
      </w:r>
      <w:proofErr w:type="spellStart"/>
      <w:r>
        <w:rPr>
          <w:rStyle w:val="CdigoHTML"/>
        </w:rPr>
        <w:t>gcloud</w:t>
      </w:r>
      <w:proofErr w:type="spellEnd"/>
      <w:r>
        <w:t xml:space="preserve"> usamos el siguiente comando:</w:t>
      </w:r>
    </w:p>
    <w:p w14:paraId="7ED9FF63" w14:textId="77777777" w:rsidR="001210E4" w:rsidRDefault="001210E4" w:rsidP="001210E4">
      <w:pPr>
        <w:pStyle w:val="HTMLconformatoprevio"/>
        <w:rPr>
          <w:rStyle w:val="CdigoHTML"/>
        </w:rPr>
      </w:pPr>
      <w:proofErr w:type="spellStart"/>
      <w:r>
        <w:rPr>
          <w:rStyle w:val="CdigoHTML"/>
        </w:rPr>
        <w:t>gcloud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spanner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instances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hljs-keyword"/>
          <w:rFonts w:eastAsiaTheme="majorEastAsia"/>
        </w:rPr>
        <w:t>create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example</w:t>
      </w:r>
      <w:r>
        <w:rPr>
          <w:rStyle w:val="hljs-operator"/>
        </w:rPr>
        <w:t>-</w:t>
      </w:r>
      <w:r>
        <w:rPr>
          <w:rStyle w:val="CdigoHTML"/>
        </w:rPr>
        <w:t>db</w:t>
      </w:r>
      <w:proofErr w:type="spellEnd"/>
      <w:r>
        <w:rPr>
          <w:rStyle w:val="CdigoHTML"/>
        </w:rPr>
        <w:t xml:space="preserve"> </w:t>
      </w:r>
      <w:r>
        <w:rPr>
          <w:rStyle w:val="hljs-comment"/>
        </w:rPr>
        <w:t>--</w:t>
      </w:r>
      <w:proofErr w:type="spellStart"/>
      <w:r>
        <w:rPr>
          <w:rStyle w:val="hljs-comment"/>
        </w:rPr>
        <w:t>config</w:t>
      </w:r>
      <w:proofErr w:type="spellEnd"/>
      <w:r>
        <w:rPr>
          <w:rStyle w:val="hljs-comment"/>
        </w:rPr>
        <w:t>=regional-us-central1 --</w:t>
      </w:r>
      <w:proofErr w:type="spellStart"/>
      <w:r>
        <w:rPr>
          <w:rStyle w:val="hljs-comment"/>
        </w:rPr>
        <w:t>nodes</w:t>
      </w:r>
      <w:proofErr w:type="spellEnd"/>
      <w:r>
        <w:rPr>
          <w:rStyle w:val="hljs-comment"/>
        </w:rPr>
        <w:t>=1</w:t>
      </w:r>
    </w:p>
    <w:p w14:paraId="0C278708" w14:textId="77777777" w:rsidR="001210E4" w:rsidRDefault="001210E4" w:rsidP="001210E4">
      <w:pPr>
        <w:pStyle w:val="Ttulo4"/>
      </w:pPr>
      <w:r>
        <w:t xml:space="preserve">Crear base de datos desde </w:t>
      </w:r>
      <w:proofErr w:type="spellStart"/>
      <w:r>
        <w:t>gcloud</w:t>
      </w:r>
      <w:proofErr w:type="spellEnd"/>
      <w:r>
        <w:t xml:space="preserve"> CLI</w:t>
      </w:r>
    </w:p>
    <w:p w14:paraId="6374005E" w14:textId="77777777" w:rsidR="001210E4" w:rsidRDefault="001210E4" w:rsidP="001210E4">
      <w:pPr>
        <w:pStyle w:val="NormalWeb"/>
      </w:pPr>
      <w:r>
        <w:t xml:space="preserve">Para crear una base de datos llamada </w:t>
      </w:r>
      <w:proofErr w:type="spellStart"/>
      <w:r>
        <w:rPr>
          <w:rStyle w:val="CdigoHTML"/>
        </w:rPr>
        <w:t>example-db-db</w:t>
      </w:r>
      <w:proofErr w:type="spellEnd"/>
      <w:r>
        <w:t xml:space="preserve"> en nuestra instancia </w:t>
      </w:r>
      <w:proofErr w:type="spellStart"/>
      <w:r>
        <w:rPr>
          <w:rStyle w:val="CdigoHTML"/>
        </w:rPr>
        <w:t>example-db</w:t>
      </w:r>
      <w:proofErr w:type="spellEnd"/>
      <w:r>
        <w:t xml:space="preserve"> usamos el comando:</w:t>
      </w:r>
    </w:p>
    <w:p w14:paraId="743EF468" w14:textId="77777777" w:rsidR="001210E4" w:rsidRDefault="001210E4" w:rsidP="001210E4">
      <w:pPr>
        <w:pStyle w:val="HTMLconformatoprevio"/>
        <w:rPr>
          <w:rStyle w:val="CdigoHTML"/>
        </w:rPr>
      </w:pPr>
      <w:proofErr w:type="spellStart"/>
      <w:r>
        <w:rPr>
          <w:rStyle w:val="CdigoHTML"/>
        </w:rPr>
        <w:t>gcloud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spanner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databases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hljs-keyword"/>
          <w:rFonts w:eastAsiaTheme="majorEastAsia"/>
        </w:rPr>
        <w:t>create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example</w:t>
      </w:r>
      <w:r>
        <w:rPr>
          <w:rStyle w:val="hljs-operator"/>
        </w:rPr>
        <w:t>-</w:t>
      </w:r>
      <w:r>
        <w:rPr>
          <w:rStyle w:val="CdigoHTML"/>
        </w:rPr>
        <w:t>db</w:t>
      </w:r>
      <w:r>
        <w:rPr>
          <w:rStyle w:val="hljs-operator"/>
        </w:rPr>
        <w:t>-</w:t>
      </w:r>
      <w:r>
        <w:rPr>
          <w:rStyle w:val="CdigoHTML"/>
        </w:rPr>
        <w:t>db</w:t>
      </w:r>
      <w:proofErr w:type="spellEnd"/>
      <w:r>
        <w:rPr>
          <w:rStyle w:val="CdigoHTML"/>
        </w:rPr>
        <w:t xml:space="preserve"> </w:t>
      </w:r>
      <w:r>
        <w:rPr>
          <w:rStyle w:val="hljs-comment"/>
        </w:rPr>
        <w:t>--</w:t>
      </w:r>
      <w:proofErr w:type="spellStart"/>
      <w:r>
        <w:rPr>
          <w:rStyle w:val="hljs-comment"/>
        </w:rPr>
        <w:t>instance</w:t>
      </w:r>
      <w:proofErr w:type="spellEnd"/>
      <w:r>
        <w:rPr>
          <w:rStyle w:val="hljs-comment"/>
        </w:rPr>
        <w:t>=</w:t>
      </w:r>
      <w:proofErr w:type="spellStart"/>
      <w:r>
        <w:rPr>
          <w:rStyle w:val="hljs-comment"/>
        </w:rPr>
        <w:t>example-db</w:t>
      </w:r>
      <w:proofErr w:type="spellEnd"/>
    </w:p>
    <w:p w14:paraId="2E3326F4" w14:textId="77777777" w:rsidR="001210E4" w:rsidRDefault="001210E4" w:rsidP="001210E4">
      <w:pPr>
        <w:pStyle w:val="Ttulo4"/>
      </w:pPr>
      <w:r>
        <w:t xml:space="preserve">Crear un </w:t>
      </w:r>
      <w:proofErr w:type="spellStart"/>
      <w:r>
        <w:t>schema</w:t>
      </w:r>
      <w:proofErr w:type="spellEnd"/>
      <w:r>
        <w:t xml:space="preserve"> con </w:t>
      </w:r>
      <w:proofErr w:type="spellStart"/>
      <w:r>
        <w:t>gcloud</w:t>
      </w:r>
      <w:proofErr w:type="spellEnd"/>
      <w:r>
        <w:t xml:space="preserve"> CLI</w:t>
      </w:r>
    </w:p>
    <w:p w14:paraId="7B6A2B24" w14:textId="77777777" w:rsidR="001210E4" w:rsidRDefault="001210E4" w:rsidP="001210E4">
      <w:pPr>
        <w:pStyle w:val="HTMLconformatoprevio"/>
        <w:rPr>
          <w:rStyle w:val="CdigoHTML"/>
        </w:rPr>
      </w:pPr>
      <w:proofErr w:type="spellStart"/>
      <w:r>
        <w:rPr>
          <w:rStyle w:val="CdigoHTML"/>
        </w:rPr>
        <w:t>gcloud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spanner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databases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ddl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update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example</w:t>
      </w:r>
      <w:r>
        <w:rPr>
          <w:rStyle w:val="hljs-operator"/>
        </w:rPr>
        <w:t>-</w:t>
      </w:r>
      <w:r>
        <w:rPr>
          <w:rStyle w:val="CdigoHTML"/>
        </w:rPr>
        <w:t>db</w:t>
      </w:r>
      <w:r>
        <w:rPr>
          <w:rStyle w:val="hljs-operator"/>
        </w:rPr>
        <w:t>-</w:t>
      </w:r>
      <w:r>
        <w:rPr>
          <w:rStyle w:val="CdigoHTML"/>
        </w:rPr>
        <w:t>db</w:t>
      </w:r>
      <w:proofErr w:type="spellEnd"/>
      <w:r>
        <w:rPr>
          <w:rStyle w:val="CdigoHTML"/>
        </w:rPr>
        <w:t xml:space="preserve"> \</w:t>
      </w:r>
    </w:p>
    <w:p w14:paraId="3305EF60" w14:textId="77777777" w:rsidR="001210E4" w:rsidRDefault="001210E4" w:rsidP="001210E4">
      <w:pPr>
        <w:pStyle w:val="HTMLconformatoprevio"/>
        <w:rPr>
          <w:rStyle w:val="CdigoHTML"/>
        </w:rPr>
      </w:pPr>
      <w:r>
        <w:rPr>
          <w:rStyle w:val="hljs-comment"/>
        </w:rPr>
        <w:t>--</w:t>
      </w:r>
      <w:proofErr w:type="spellStart"/>
      <w:r>
        <w:rPr>
          <w:rStyle w:val="hljs-comment"/>
        </w:rPr>
        <w:t>instance</w:t>
      </w:r>
      <w:proofErr w:type="spellEnd"/>
      <w:r>
        <w:rPr>
          <w:rStyle w:val="hljs-comment"/>
        </w:rPr>
        <w:t>=</w:t>
      </w:r>
      <w:proofErr w:type="spellStart"/>
      <w:r>
        <w:rPr>
          <w:rStyle w:val="hljs-comment"/>
        </w:rPr>
        <w:t>example-db</w:t>
      </w:r>
      <w:proofErr w:type="spellEnd"/>
      <w:r>
        <w:rPr>
          <w:rStyle w:val="hljs-comment"/>
        </w:rPr>
        <w:t xml:space="preserve"> \ </w:t>
      </w:r>
    </w:p>
    <w:p w14:paraId="05BD13EA" w14:textId="77777777" w:rsidR="001210E4" w:rsidRDefault="001210E4" w:rsidP="001210E4">
      <w:pPr>
        <w:pStyle w:val="HTMLconformatoprevio"/>
        <w:rPr>
          <w:rStyle w:val="CdigoHTML"/>
        </w:rPr>
      </w:pPr>
      <w:r>
        <w:rPr>
          <w:rStyle w:val="CdigoHTML"/>
        </w:rPr>
        <w:tab/>
      </w:r>
      <w:r>
        <w:rPr>
          <w:rStyle w:val="CdigoHTML"/>
        </w:rPr>
        <w:tab/>
      </w:r>
      <w:r>
        <w:rPr>
          <w:rStyle w:val="hljs-comment"/>
        </w:rPr>
        <w:t>--</w:t>
      </w:r>
      <w:proofErr w:type="spellStart"/>
      <w:r>
        <w:rPr>
          <w:rStyle w:val="hljs-comment"/>
        </w:rPr>
        <w:t>ddl</w:t>
      </w:r>
      <w:proofErr w:type="spellEnd"/>
      <w:r>
        <w:rPr>
          <w:rStyle w:val="hljs-comment"/>
        </w:rPr>
        <w:t xml:space="preserve">='CREATE TABLE </w:t>
      </w:r>
      <w:proofErr w:type="spellStart"/>
      <w:r>
        <w:rPr>
          <w:rStyle w:val="hljs-comment"/>
        </w:rPr>
        <w:t>Singers</w:t>
      </w:r>
      <w:proofErr w:type="spellEnd"/>
      <w:r>
        <w:rPr>
          <w:rStyle w:val="hljs-comment"/>
        </w:rPr>
        <w:t xml:space="preserve"> ( </w:t>
      </w:r>
    </w:p>
    <w:p w14:paraId="41B1A9E9" w14:textId="77777777" w:rsidR="001210E4" w:rsidRDefault="001210E4" w:rsidP="001210E4">
      <w:pPr>
        <w:pStyle w:val="HTMLconformatoprevio"/>
        <w:rPr>
          <w:rStyle w:val="CdigoHTML"/>
        </w:rPr>
      </w:pPr>
      <w:r>
        <w:rPr>
          <w:rStyle w:val="CdigoHTML"/>
        </w:rPr>
        <w:tab/>
      </w:r>
      <w:r>
        <w:rPr>
          <w:rStyle w:val="CdigoHTML"/>
        </w:rPr>
        <w:tab/>
      </w:r>
      <w:r>
        <w:rPr>
          <w:rStyle w:val="CdigoHTML"/>
        </w:rPr>
        <w:tab/>
      </w:r>
      <w:r>
        <w:rPr>
          <w:rStyle w:val="CdigoHTML"/>
        </w:rPr>
        <w:tab/>
      </w:r>
      <w:proofErr w:type="spellStart"/>
      <w:r>
        <w:rPr>
          <w:rStyle w:val="CdigoHTML"/>
        </w:rPr>
        <w:t>SingerId</w:t>
      </w:r>
      <w:proofErr w:type="spellEnd"/>
      <w:r>
        <w:rPr>
          <w:rStyle w:val="CdigoHTML"/>
        </w:rPr>
        <w:t xml:space="preserve"> INT64 </w:t>
      </w:r>
      <w:r>
        <w:rPr>
          <w:rStyle w:val="hljs-keyword"/>
          <w:rFonts w:eastAsiaTheme="majorEastAsia"/>
        </w:rPr>
        <w:t>NOT</w:t>
      </w:r>
      <w:r>
        <w:rPr>
          <w:rStyle w:val="CdigoHTML"/>
        </w:rPr>
        <w:t xml:space="preserve"> </w:t>
      </w:r>
      <w:r>
        <w:rPr>
          <w:rStyle w:val="hljs-keyword"/>
          <w:rFonts w:eastAsiaTheme="majorEastAsia"/>
        </w:rPr>
        <w:t>NULL</w:t>
      </w:r>
      <w:r>
        <w:rPr>
          <w:rStyle w:val="CdigoHTML"/>
        </w:rPr>
        <w:t xml:space="preserve">, </w:t>
      </w:r>
    </w:p>
    <w:p w14:paraId="57D0286F" w14:textId="77777777" w:rsidR="001210E4" w:rsidRDefault="001210E4" w:rsidP="001210E4">
      <w:pPr>
        <w:pStyle w:val="HTMLconformatoprevio"/>
        <w:rPr>
          <w:rStyle w:val="CdigoHTML"/>
        </w:rPr>
      </w:pPr>
      <w:r>
        <w:rPr>
          <w:rStyle w:val="CdigoHTML"/>
        </w:rPr>
        <w:tab/>
      </w:r>
      <w:r>
        <w:rPr>
          <w:rStyle w:val="CdigoHTML"/>
        </w:rPr>
        <w:tab/>
      </w:r>
      <w:r>
        <w:rPr>
          <w:rStyle w:val="CdigoHTML"/>
        </w:rPr>
        <w:tab/>
      </w:r>
      <w:r>
        <w:rPr>
          <w:rStyle w:val="CdigoHTML"/>
        </w:rPr>
        <w:tab/>
      </w:r>
      <w:proofErr w:type="spellStart"/>
      <w:r>
        <w:rPr>
          <w:rStyle w:val="CdigoHTML"/>
        </w:rPr>
        <w:t>FirstName</w:t>
      </w:r>
      <w:proofErr w:type="spellEnd"/>
      <w:r>
        <w:rPr>
          <w:rStyle w:val="CdigoHTML"/>
        </w:rPr>
        <w:t xml:space="preserve"> </w:t>
      </w:r>
      <w:proofErr w:type="gramStart"/>
      <w:r>
        <w:rPr>
          <w:rStyle w:val="CdigoHTML"/>
        </w:rPr>
        <w:t>STRING(</w:t>
      </w:r>
      <w:proofErr w:type="gramEnd"/>
      <w:r>
        <w:rPr>
          <w:rStyle w:val="hljs-number"/>
        </w:rPr>
        <w:t>1024</w:t>
      </w:r>
      <w:r>
        <w:rPr>
          <w:rStyle w:val="CdigoHTML"/>
        </w:rPr>
        <w:t xml:space="preserve">), </w:t>
      </w:r>
    </w:p>
    <w:p w14:paraId="67AC0D87" w14:textId="77777777" w:rsidR="001210E4" w:rsidRDefault="001210E4" w:rsidP="001210E4">
      <w:pPr>
        <w:pStyle w:val="HTMLconformatoprevio"/>
        <w:rPr>
          <w:rStyle w:val="CdigoHTML"/>
        </w:rPr>
      </w:pPr>
      <w:r>
        <w:rPr>
          <w:rStyle w:val="CdigoHTML"/>
        </w:rPr>
        <w:tab/>
      </w:r>
      <w:r>
        <w:rPr>
          <w:rStyle w:val="CdigoHTML"/>
        </w:rPr>
        <w:tab/>
      </w:r>
      <w:r>
        <w:rPr>
          <w:rStyle w:val="CdigoHTML"/>
        </w:rPr>
        <w:tab/>
      </w:r>
      <w:r>
        <w:rPr>
          <w:rStyle w:val="CdigoHTML"/>
        </w:rPr>
        <w:tab/>
      </w:r>
      <w:proofErr w:type="spellStart"/>
      <w:r>
        <w:rPr>
          <w:rStyle w:val="CdigoHTML"/>
        </w:rPr>
        <w:t>LastName</w:t>
      </w:r>
      <w:proofErr w:type="spellEnd"/>
      <w:r>
        <w:rPr>
          <w:rStyle w:val="CdigoHTML"/>
        </w:rPr>
        <w:t xml:space="preserve"> </w:t>
      </w:r>
      <w:proofErr w:type="gramStart"/>
      <w:r>
        <w:rPr>
          <w:rStyle w:val="CdigoHTML"/>
        </w:rPr>
        <w:t>STRING(</w:t>
      </w:r>
      <w:proofErr w:type="gramEnd"/>
      <w:r>
        <w:rPr>
          <w:rStyle w:val="hljs-number"/>
        </w:rPr>
        <w:t>1024</w:t>
      </w:r>
      <w:r>
        <w:rPr>
          <w:rStyle w:val="CdigoHTML"/>
        </w:rPr>
        <w:t xml:space="preserve">), </w:t>
      </w:r>
    </w:p>
    <w:p w14:paraId="4E8FE0C3" w14:textId="77777777" w:rsidR="001210E4" w:rsidRDefault="001210E4" w:rsidP="001210E4">
      <w:pPr>
        <w:pStyle w:val="HTMLconformatoprevio"/>
        <w:rPr>
          <w:rStyle w:val="CdigoHTML"/>
        </w:rPr>
      </w:pPr>
      <w:r>
        <w:rPr>
          <w:rStyle w:val="CdigoHTML"/>
        </w:rPr>
        <w:tab/>
      </w:r>
      <w:r>
        <w:rPr>
          <w:rStyle w:val="CdigoHTML"/>
        </w:rPr>
        <w:tab/>
      </w:r>
      <w:r>
        <w:rPr>
          <w:rStyle w:val="CdigoHTML"/>
        </w:rPr>
        <w:tab/>
      </w:r>
      <w:r>
        <w:rPr>
          <w:rStyle w:val="CdigoHTML"/>
        </w:rPr>
        <w:tab/>
      </w:r>
      <w:proofErr w:type="spellStart"/>
      <w:r>
        <w:rPr>
          <w:rStyle w:val="CdigoHTML"/>
        </w:rPr>
        <w:t>SingerInfo</w:t>
      </w:r>
      <w:proofErr w:type="spellEnd"/>
      <w:r>
        <w:rPr>
          <w:rStyle w:val="CdigoHTML"/>
        </w:rPr>
        <w:t xml:space="preserve"> BYTES(MAX) </w:t>
      </w:r>
    </w:p>
    <w:p w14:paraId="00AE8830" w14:textId="77777777" w:rsidR="001210E4" w:rsidRDefault="001210E4" w:rsidP="001210E4">
      <w:pPr>
        <w:pStyle w:val="HTMLconformatoprevio"/>
        <w:rPr>
          <w:rStyle w:val="hljs-string"/>
        </w:rPr>
      </w:pPr>
      <w:r>
        <w:rPr>
          <w:rStyle w:val="CdigoHTML"/>
        </w:rPr>
        <w:tab/>
      </w:r>
      <w:r>
        <w:rPr>
          <w:rStyle w:val="CdigoHTML"/>
        </w:rPr>
        <w:tab/>
      </w:r>
      <w:r>
        <w:rPr>
          <w:rStyle w:val="CdigoHTML"/>
        </w:rPr>
        <w:tab/>
      </w:r>
      <w:r>
        <w:rPr>
          <w:rStyle w:val="CdigoHTML"/>
        </w:rPr>
        <w:tab/>
        <w:t xml:space="preserve">) </w:t>
      </w:r>
      <w:r>
        <w:rPr>
          <w:rStyle w:val="hljs-keyword"/>
          <w:rFonts w:eastAsiaTheme="majorEastAsia"/>
        </w:rPr>
        <w:t>PRIMARY</w:t>
      </w:r>
      <w:r>
        <w:rPr>
          <w:rStyle w:val="CdigoHTML"/>
        </w:rPr>
        <w:t xml:space="preserve"> KEY (</w:t>
      </w:r>
      <w:proofErr w:type="spellStart"/>
      <w:r>
        <w:rPr>
          <w:rStyle w:val="CdigoHTML"/>
        </w:rPr>
        <w:t>SingerId</w:t>
      </w:r>
      <w:proofErr w:type="spellEnd"/>
      <w:r>
        <w:rPr>
          <w:rStyle w:val="CdigoHTML"/>
        </w:rPr>
        <w:t>)</w:t>
      </w:r>
      <w:r>
        <w:rPr>
          <w:rStyle w:val="hljs-string"/>
        </w:rPr>
        <w:t>'</w:t>
      </w:r>
    </w:p>
    <w:p w14:paraId="42AB49C4" w14:textId="77777777" w:rsidR="001210E4" w:rsidRDefault="001210E4" w:rsidP="001210E4">
      <w:pPr>
        <w:pStyle w:val="Ttulo4"/>
      </w:pPr>
      <w:r>
        <w:t xml:space="preserve">Insertar datos a nuestra DB con </w:t>
      </w:r>
      <w:proofErr w:type="spellStart"/>
      <w:r>
        <w:t>gcloud</w:t>
      </w:r>
      <w:proofErr w:type="spellEnd"/>
      <w:r>
        <w:t xml:space="preserve"> CLI</w:t>
      </w:r>
    </w:p>
    <w:p w14:paraId="4039C41D" w14:textId="77777777" w:rsidR="001210E4" w:rsidRDefault="001210E4" w:rsidP="001210E4">
      <w:pPr>
        <w:pStyle w:val="NormalWeb"/>
      </w:pPr>
      <w:r>
        <w:t>Para insertan un solo registro:</w:t>
      </w:r>
    </w:p>
    <w:p w14:paraId="03255EA9" w14:textId="77777777" w:rsidR="001210E4" w:rsidRDefault="001210E4" w:rsidP="001210E4">
      <w:pPr>
        <w:pStyle w:val="HTMLconformatoprevio"/>
        <w:rPr>
          <w:rStyle w:val="CdigoHTML"/>
        </w:rPr>
      </w:pPr>
      <w:proofErr w:type="spellStart"/>
      <w:r>
        <w:rPr>
          <w:rStyle w:val="CdigoHTML"/>
        </w:rPr>
        <w:t>gcloud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spanner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hljs-keyword"/>
          <w:rFonts w:eastAsiaTheme="majorEastAsia"/>
        </w:rPr>
        <w:t>rows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hljs-keyword"/>
          <w:rFonts w:eastAsiaTheme="majorEastAsia"/>
        </w:rPr>
        <w:t>insert</w:t>
      </w:r>
      <w:proofErr w:type="spellEnd"/>
      <w:r>
        <w:rPr>
          <w:rStyle w:val="CdigoHTML"/>
        </w:rPr>
        <w:t xml:space="preserve"> </w:t>
      </w:r>
      <w:r>
        <w:rPr>
          <w:rStyle w:val="hljs-comment"/>
        </w:rPr>
        <w:t>--</w:t>
      </w:r>
      <w:proofErr w:type="spellStart"/>
      <w:r>
        <w:rPr>
          <w:rStyle w:val="hljs-comment"/>
        </w:rPr>
        <w:t>database</w:t>
      </w:r>
      <w:proofErr w:type="spellEnd"/>
      <w:r>
        <w:rPr>
          <w:rStyle w:val="hljs-comment"/>
        </w:rPr>
        <w:t>=</w:t>
      </w:r>
      <w:proofErr w:type="spellStart"/>
      <w:r>
        <w:rPr>
          <w:rStyle w:val="hljs-comment"/>
        </w:rPr>
        <w:t>example-db-db</w:t>
      </w:r>
      <w:proofErr w:type="spellEnd"/>
      <w:r>
        <w:rPr>
          <w:rStyle w:val="hljs-comment"/>
        </w:rPr>
        <w:t xml:space="preserve"> \  </w:t>
      </w:r>
    </w:p>
    <w:p w14:paraId="4BAD2FDE" w14:textId="77777777" w:rsidR="001210E4" w:rsidRDefault="001210E4" w:rsidP="001210E4">
      <w:pPr>
        <w:pStyle w:val="HTMLconformatoprevio"/>
        <w:rPr>
          <w:rStyle w:val="CdigoHTML"/>
        </w:rPr>
      </w:pPr>
      <w:r>
        <w:rPr>
          <w:rStyle w:val="hljs-comment"/>
        </w:rPr>
        <w:t>--</w:t>
      </w:r>
      <w:proofErr w:type="spellStart"/>
      <w:r>
        <w:rPr>
          <w:rStyle w:val="hljs-comment"/>
        </w:rPr>
        <w:t>instance</w:t>
      </w:r>
      <w:proofErr w:type="spellEnd"/>
      <w:r>
        <w:rPr>
          <w:rStyle w:val="hljs-comment"/>
        </w:rPr>
        <w:t>=</w:t>
      </w:r>
      <w:proofErr w:type="spellStart"/>
      <w:r>
        <w:rPr>
          <w:rStyle w:val="hljs-comment"/>
        </w:rPr>
        <w:t>example-db</w:t>
      </w:r>
      <w:proofErr w:type="spellEnd"/>
      <w:r>
        <w:rPr>
          <w:rStyle w:val="hljs-comment"/>
        </w:rPr>
        <w:t xml:space="preserve"> \</w:t>
      </w:r>
    </w:p>
    <w:p w14:paraId="4E123383" w14:textId="77777777" w:rsidR="001210E4" w:rsidRDefault="001210E4" w:rsidP="001210E4">
      <w:pPr>
        <w:pStyle w:val="HTMLconformatoprevio"/>
        <w:rPr>
          <w:rStyle w:val="CdigoHTML"/>
        </w:rPr>
      </w:pPr>
      <w:r>
        <w:rPr>
          <w:rStyle w:val="hljs-comment"/>
        </w:rPr>
        <w:t>--table=</w:t>
      </w:r>
      <w:proofErr w:type="spellStart"/>
      <w:r>
        <w:rPr>
          <w:rStyle w:val="hljs-comment"/>
        </w:rPr>
        <w:t>Singers</w:t>
      </w:r>
      <w:proofErr w:type="spellEnd"/>
      <w:r>
        <w:rPr>
          <w:rStyle w:val="hljs-comment"/>
        </w:rPr>
        <w:t xml:space="preserve"> \  </w:t>
      </w:r>
    </w:p>
    <w:p w14:paraId="2B4F0D98" w14:textId="77777777" w:rsidR="001210E4" w:rsidRDefault="001210E4" w:rsidP="001210E4">
      <w:pPr>
        <w:pStyle w:val="HTMLconformatoprevio"/>
        <w:rPr>
          <w:rStyle w:val="CdigoHTML"/>
        </w:rPr>
      </w:pPr>
      <w:r>
        <w:rPr>
          <w:rStyle w:val="hljs-comment"/>
        </w:rPr>
        <w:lastRenderedPageBreak/>
        <w:t>--data=</w:t>
      </w:r>
      <w:proofErr w:type="spellStart"/>
      <w:r>
        <w:rPr>
          <w:rStyle w:val="hljs-comment"/>
        </w:rPr>
        <w:t>SingerId</w:t>
      </w:r>
      <w:proofErr w:type="spellEnd"/>
      <w:r>
        <w:rPr>
          <w:rStyle w:val="hljs-comment"/>
        </w:rPr>
        <w:t>=</w:t>
      </w:r>
      <w:proofErr w:type="gramStart"/>
      <w:r>
        <w:rPr>
          <w:rStyle w:val="hljs-comment"/>
        </w:rPr>
        <w:t>1,FirstName</w:t>
      </w:r>
      <w:proofErr w:type="gramEnd"/>
      <w:r>
        <w:rPr>
          <w:rStyle w:val="hljs-comment"/>
        </w:rPr>
        <w:t>=</w:t>
      </w:r>
      <w:proofErr w:type="spellStart"/>
      <w:r>
        <w:rPr>
          <w:rStyle w:val="hljs-comment"/>
        </w:rPr>
        <w:t>Marc,LastName</w:t>
      </w:r>
      <w:proofErr w:type="spellEnd"/>
      <w:r>
        <w:rPr>
          <w:rStyle w:val="hljs-comment"/>
        </w:rPr>
        <w:t>=Richards</w:t>
      </w:r>
    </w:p>
    <w:p w14:paraId="12C9545E" w14:textId="77777777" w:rsidR="001210E4" w:rsidRDefault="001210E4" w:rsidP="001210E4">
      <w:pPr>
        <w:pStyle w:val="Ttulo4"/>
      </w:pPr>
      <w:r>
        <w:t xml:space="preserve">Actualizar datos en nuestra DB con </w:t>
      </w:r>
      <w:proofErr w:type="spellStart"/>
      <w:r>
        <w:t>gcloud</w:t>
      </w:r>
      <w:proofErr w:type="spellEnd"/>
      <w:r>
        <w:t xml:space="preserve"> CLI</w:t>
      </w:r>
    </w:p>
    <w:p w14:paraId="50B64CF3" w14:textId="77777777" w:rsidR="001210E4" w:rsidRDefault="001210E4" w:rsidP="001210E4">
      <w:pPr>
        <w:pStyle w:val="NormalWeb"/>
      </w:pPr>
      <w:r>
        <w:t>Para actualizar un solo registro:</w:t>
      </w:r>
    </w:p>
    <w:p w14:paraId="7CB2E5F5" w14:textId="77777777" w:rsidR="001210E4" w:rsidRDefault="001210E4" w:rsidP="001210E4">
      <w:pPr>
        <w:pStyle w:val="HTMLconformatoprevio"/>
        <w:rPr>
          <w:rStyle w:val="CdigoHTML"/>
        </w:rPr>
      </w:pPr>
      <w:proofErr w:type="spellStart"/>
      <w:r>
        <w:rPr>
          <w:rStyle w:val="CdigoHTML"/>
        </w:rPr>
        <w:t>gcloud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spanner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hljs-keyword"/>
          <w:rFonts w:eastAsiaTheme="majorEastAsia"/>
        </w:rPr>
        <w:t>rows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update</w:t>
      </w:r>
      <w:proofErr w:type="spellEnd"/>
      <w:r>
        <w:rPr>
          <w:rStyle w:val="CdigoHTML"/>
        </w:rPr>
        <w:t xml:space="preserve"> </w:t>
      </w:r>
      <w:r>
        <w:rPr>
          <w:rStyle w:val="hljs-comment"/>
        </w:rPr>
        <w:t>--table=</w:t>
      </w:r>
      <w:proofErr w:type="spellStart"/>
      <w:r>
        <w:rPr>
          <w:rStyle w:val="hljs-comment"/>
        </w:rPr>
        <w:t>Singers</w:t>
      </w:r>
      <w:proofErr w:type="spellEnd"/>
      <w:r>
        <w:rPr>
          <w:rStyle w:val="hljs-comment"/>
        </w:rPr>
        <w:t xml:space="preserve"> --</w:t>
      </w:r>
      <w:proofErr w:type="spellStart"/>
      <w:r>
        <w:rPr>
          <w:rStyle w:val="hljs-comment"/>
        </w:rPr>
        <w:t>database</w:t>
      </w:r>
      <w:proofErr w:type="spellEnd"/>
      <w:r>
        <w:rPr>
          <w:rStyle w:val="hljs-comment"/>
        </w:rPr>
        <w:t>=</w:t>
      </w:r>
      <w:proofErr w:type="spellStart"/>
      <w:r>
        <w:rPr>
          <w:rStyle w:val="hljs-comment"/>
        </w:rPr>
        <w:t>example-db-db</w:t>
      </w:r>
      <w:proofErr w:type="spellEnd"/>
      <w:r>
        <w:rPr>
          <w:rStyle w:val="hljs-comment"/>
        </w:rPr>
        <w:t xml:space="preserve"> --</w:t>
      </w:r>
      <w:proofErr w:type="spellStart"/>
      <w:r>
        <w:rPr>
          <w:rStyle w:val="hljs-comment"/>
        </w:rPr>
        <w:t>instance</w:t>
      </w:r>
      <w:proofErr w:type="spellEnd"/>
      <w:r>
        <w:rPr>
          <w:rStyle w:val="hljs-comment"/>
        </w:rPr>
        <w:t>=</w:t>
      </w:r>
      <w:proofErr w:type="spellStart"/>
      <w:r>
        <w:rPr>
          <w:rStyle w:val="hljs-comment"/>
        </w:rPr>
        <w:t>example-db</w:t>
      </w:r>
      <w:proofErr w:type="spellEnd"/>
      <w:r>
        <w:rPr>
          <w:rStyle w:val="hljs-comment"/>
        </w:rPr>
        <w:t xml:space="preserve"> \ </w:t>
      </w:r>
    </w:p>
    <w:p w14:paraId="762CE67B" w14:textId="77777777" w:rsidR="001210E4" w:rsidRDefault="001210E4" w:rsidP="001210E4">
      <w:pPr>
        <w:pStyle w:val="HTMLconformatoprevio"/>
        <w:rPr>
          <w:rStyle w:val="CdigoHTML"/>
        </w:rPr>
      </w:pPr>
      <w:r>
        <w:rPr>
          <w:rStyle w:val="hljs-comment"/>
        </w:rPr>
        <w:t>--data=</w:t>
      </w:r>
      <w:proofErr w:type="spellStart"/>
      <w:r>
        <w:rPr>
          <w:rStyle w:val="hljs-comment"/>
        </w:rPr>
        <w:t>SingerId</w:t>
      </w:r>
      <w:proofErr w:type="spellEnd"/>
      <w:r>
        <w:rPr>
          <w:rStyle w:val="hljs-comment"/>
        </w:rPr>
        <w:t>=</w:t>
      </w:r>
      <w:proofErr w:type="gramStart"/>
      <w:r>
        <w:rPr>
          <w:rStyle w:val="hljs-comment"/>
        </w:rPr>
        <w:t>1,SingerName</w:t>
      </w:r>
      <w:proofErr w:type="gramEnd"/>
      <w:r>
        <w:rPr>
          <w:rStyle w:val="hljs-comment"/>
        </w:rPr>
        <w:t>=Will</w:t>
      </w:r>
    </w:p>
    <w:p w14:paraId="3392EDE7" w14:textId="77777777" w:rsidR="001210E4" w:rsidRDefault="001210E4" w:rsidP="001210E4">
      <w:pPr>
        <w:pStyle w:val="Ttulo4"/>
      </w:pPr>
      <w:r>
        <w:t xml:space="preserve">Eliminar datos en nuestra DB con </w:t>
      </w:r>
      <w:proofErr w:type="spellStart"/>
      <w:r>
        <w:t>gcloud</w:t>
      </w:r>
      <w:proofErr w:type="spellEnd"/>
      <w:r>
        <w:t xml:space="preserve"> CLI</w:t>
      </w:r>
    </w:p>
    <w:p w14:paraId="26BD7C14" w14:textId="77777777" w:rsidR="001210E4" w:rsidRDefault="001210E4" w:rsidP="001210E4">
      <w:pPr>
        <w:pStyle w:val="NormalWeb"/>
      </w:pPr>
      <w:r>
        <w:t>Para eliminar un solo registro:</w:t>
      </w:r>
    </w:p>
    <w:p w14:paraId="4E4DD7D7" w14:textId="77777777" w:rsidR="001210E4" w:rsidRDefault="001210E4" w:rsidP="001210E4">
      <w:pPr>
        <w:pStyle w:val="HTMLconformatoprevio"/>
        <w:rPr>
          <w:rStyle w:val="CdigoHTML"/>
        </w:rPr>
      </w:pPr>
      <w:proofErr w:type="spellStart"/>
      <w:r>
        <w:rPr>
          <w:rStyle w:val="CdigoHTML"/>
        </w:rPr>
        <w:t>gcloud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spanner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hljs-keyword"/>
          <w:rFonts w:eastAsiaTheme="majorEastAsia"/>
        </w:rPr>
        <w:t>rows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hljs-keyword"/>
          <w:rFonts w:eastAsiaTheme="majorEastAsia"/>
        </w:rPr>
        <w:t>delete</w:t>
      </w:r>
      <w:proofErr w:type="spellEnd"/>
      <w:r>
        <w:rPr>
          <w:rStyle w:val="CdigoHTML"/>
        </w:rPr>
        <w:t xml:space="preserve"> </w:t>
      </w:r>
      <w:r>
        <w:rPr>
          <w:rStyle w:val="hljs-comment"/>
        </w:rPr>
        <w:t>--table=</w:t>
      </w:r>
      <w:proofErr w:type="spellStart"/>
      <w:r>
        <w:rPr>
          <w:rStyle w:val="hljs-comment"/>
        </w:rPr>
        <w:t>Singers</w:t>
      </w:r>
      <w:proofErr w:type="spellEnd"/>
      <w:r>
        <w:rPr>
          <w:rStyle w:val="hljs-comment"/>
        </w:rPr>
        <w:t xml:space="preserve"> --</w:t>
      </w:r>
      <w:proofErr w:type="spellStart"/>
      <w:r>
        <w:rPr>
          <w:rStyle w:val="hljs-comment"/>
        </w:rPr>
        <w:t>database</w:t>
      </w:r>
      <w:proofErr w:type="spellEnd"/>
      <w:r>
        <w:rPr>
          <w:rStyle w:val="hljs-comment"/>
        </w:rPr>
        <w:t>=</w:t>
      </w:r>
      <w:proofErr w:type="spellStart"/>
      <w:r>
        <w:rPr>
          <w:rStyle w:val="hljs-comment"/>
        </w:rPr>
        <w:t>example-db-db</w:t>
      </w:r>
      <w:proofErr w:type="spellEnd"/>
      <w:r>
        <w:rPr>
          <w:rStyle w:val="hljs-comment"/>
        </w:rPr>
        <w:t xml:space="preserve"> \ </w:t>
      </w:r>
    </w:p>
    <w:p w14:paraId="1B5E4560" w14:textId="77777777" w:rsidR="001210E4" w:rsidRDefault="001210E4" w:rsidP="001210E4">
      <w:pPr>
        <w:pStyle w:val="HTMLconformatoprevio"/>
        <w:rPr>
          <w:rStyle w:val="CdigoHTML"/>
        </w:rPr>
      </w:pPr>
      <w:r>
        <w:rPr>
          <w:rStyle w:val="hljs-comment"/>
        </w:rPr>
        <w:t>--</w:t>
      </w:r>
      <w:proofErr w:type="spellStart"/>
      <w:r>
        <w:rPr>
          <w:rStyle w:val="hljs-comment"/>
        </w:rPr>
        <w:t>instance</w:t>
      </w:r>
      <w:proofErr w:type="spellEnd"/>
      <w:r>
        <w:rPr>
          <w:rStyle w:val="hljs-comment"/>
        </w:rPr>
        <w:t>=</w:t>
      </w:r>
      <w:proofErr w:type="spellStart"/>
      <w:r>
        <w:rPr>
          <w:rStyle w:val="hljs-comment"/>
        </w:rPr>
        <w:t>example-db</w:t>
      </w:r>
      <w:proofErr w:type="spellEnd"/>
      <w:r>
        <w:rPr>
          <w:rStyle w:val="hljs-comment"/>
        </w:rPr>
        <w:t xml:space="preserve"> --</w:t>
      </w:r>
      <w:proofErr w:type="spellStart"/>
      <w:r>
        <w:rPr>
          <w:rStyle w:val="hljs-comment"/>
        </w:rPr>
        <w:t>keys</w:t>
      </w:r>
      <w:proofErr w:type="spellEnd"/>
      <w:r>
        <w:rPr>
          <w:rStyle w:val="hljs-comment"/>
        </w:rPr>
        <w:t>=1</w:t>
      </w:r>
    </w:p>
    <w:p w14:paraId="0A98276E" w14:textId="77777777" w:rsidR="001210E4" w:rsidRDefault="001210E4" w:rsidP="001210E4">
      <w:pPr>
        <w:pStyle w:val="Ttulo4"/>
      </w:pPr>
      <w:r>
        <w:t>Leer los datos mediante SQL</w:t>
      </w:r>
    </w:p>
    <w:p w14:paraId="0A2D593E" w14:textId="77777777" w:rsidR="001210E4" w:rsidRDefault="001210E4" w:rsidP="001210E4">
      <w:pPr>
        <w:pStyle w:val="NormalWeb"/>
      </w:pPr>
      <w:r>
        <w:t>Para consultar nuestros registros:</w:t>
      </w:r>
    </w:p>
    <w:p w14:paraId="08C54E6F" w14:textId="77777777" w:rsidR="001210E4" w:rsidRDefault="001210E4" w:rsidP="001210E4">
      <w:pPr>
        <w:pStyle w:val="HTMLconformatoprevio"/>
        <w:rPr>
          <w:rStyle w:val="CdigoHTML"/>
        </w:rPr>
      </w:pPr>
      <w:proofErr w:type="spellStart"/>
      <w:r>
        <w:rPr>
          <w:rStyle w:val="CdigoHTML"/>
        </w:rPr>
        <w:t>gcloud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spanner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databases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hljs-keyword"/>
          <w:rFonts w:eastAsiaTheme="majorEastAsia"/>
        </w:rPr>
        <w:t>execute</w:t>
      </w:r>
      <w:r>
        <w:rPr>
          <w:rStyle w:val="hljs-operator"/>
        </w:rPr>
        <w:t>-</w:t>
      </w:r>
      <w:r>
        <w:rPr>
          <w:rStyle w:val="hljs-keyword"/>
          <w:rFonts w:eastAsiaTheme="majorEastAsia"/>
        </w:rPr>
        <w:t>sql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example</w:t>
      </w:r>
      <w:r>
        <w:rPr>
          <w:rStyle w:val="hljs-operator"/>
        </w:rPr>
        <w:t>-</w:t>
      </w:r>
      <w:r>
        <w:rPr>
          <w:rStyle w:val="CdigoHTML"/>
        </w:rPr>
        <w:t>db</w:t>
      </w:r>
      <w:r>
        <w:rPr>
          <w:rStyle w:val="hljs-operator"/>
        </w:rPr>
        <w:t>-</w:t>
      </w:r>
      <w:r>
        <w:rPr>
          <w:rStyle w:val="CdigoHTML"/>
        </w:rPr>
        <w:t>db</w:t>
      </w:r>
      <w:proofErr w:type="spellEnd"/>
      <w:r>
        <w:rPr>
          <w:rStyle w:val="CdigoHTML"/>
        </w:rPr>
        <w:t xml:space="preserve"> \ </w:t>
      </w:r>
    </w:p>
    <w:p w14:paraId="145EA090" w14:textId="77777777" w:rsidR="001210E4" w:rsidRDefault="001210E4" w:rsidP="001210E4">
      <w:pPr>
        <w:pStyle w:val="HTMLconformatoprevio"/>
        <w:rPr>
          <w:rStyle w:val="CdigoHTML"/>
        </w:rPr>
      </w:pPr>
      <w:r>
        <w:rPr>
          <w:rStyle w:val="hljs-comment"/>
        </w:rPr>
        <w:t>--</w:t>
      </w:r>
      <w:proofErr w:type="spellStart"/>
      <w:r>
        <w:rPr>
          <w:rStyle w:val="hljs-comment"/>
        </w:rPr>
        <w:t>instance</w:t>
      </w:r>
      <w:proofErr w:type="spellEnd"/>
      <w:r>
        <w:rPr>
          <w:rStyle w:val="hljs-comment"/>
        </w:rPr>
        <w:t>=</w:t>
      </w:r>
      <w:proofErr w:type="spellStart"/>
      <w:r>
        <w:rPr>
          <w:rStyle w:val="hljs-comment"/>
        </w:rPr>
        <w:t>example-db</w:t>
      </w:r>
      <w:proofErr w:type="spellEnd"/>
      <w:r>
        <w:rPr>
          <w:rStyle w:val="hljs-comment"/>
        </w:rPr>
        <w:t xml:space="preserve"> \</w:t>
      </w:r>
    </w:p>
    <w:p w14:paraId="0D427C8C" w14:textId="77777777" w:rsidR="001210E4" w:rsidRDefault="001210E4" w:rsidP="001210E4">
      <w:pPr>
        <w:pStyle w:val="HTMLconformatoprevio"/>
        <w:rPr>
          <w:rStyle w:val="CdigoHTML"/>
        </w:rPr>
      </w:pPr>
      <w:r>
        <w:rPr>
          <w:rStyle w:val="hljs-comment"/>
        </w:rPr>
        <w:t>--</w:t>
      </w:r>
      <w:proofErr w:type="spellStart"/>
      <w:r>
        <w:rPr>
          <w:rStyle w:val="hljs-comment"/>
        </w:rPr>
        <w:t>sql</w:t>
      </w:r>
      <w:proofErr w:type="spellEnd"/>
      <w:r>
        <w:rPr>
          <w:rStyle w:val="hljs-comment"/>
        </w:rPr>
        <w:t xml:space="preserve">='SELECT * FROM </w:t>
      </w:r>
      <w:proofErr w:type="spellStart"/>
      <w:r>
        <w:rPr>
          <w:rStyle w:val="hljs-comment"/>
        </w:rPr>
        <w:t>Singers</w:t>
      </w:r>
      <w:proofErr w:type="spellEnd"/>
      <w:r>
        <w:rPr>
          <w:rStyle w:val="hljs-comment"/>
        </w:rPr>
        <w:t>'</w:t>
      </w:r>
    </w:p>
    <w:p w14:paraId="4AB0BE3B" w14:textId="767C092F" w:rsidR="001210E4" w:rsidRDefault="001210E4" w:rsidP="001210E4"/>
    <w:p w14:paraId="36B107B6" w14:textId="77777777" w:rsidR="00465C02" w:rsidRDefault="00465C02" w:rsidP="00465C02">
      <w:pPr>
        <w:pStyle w:val="NormalWeb"/>
      </w:pPr>
      <w:r>
        <w:t xml:space="preserve">Google Cloud </w:t>
      </w:r>
      <w:proofErr w:type="spellStart"/>
      <w:r>
        <w:t>Platform</w:t>
      </w:r>
      <w:proofErr w:type="spellEnd"/>
    </w:p>
    <w:p w14:paraId="4081A70F" w14:textId="77777777" w:rsidR="00465C02" w:rsidRDefault="00465C02" w:rsidP="00465C02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 xml:space="preserve">Ir a </w:t>
      </w:r>
      <w:proofErr w:type="spellStart"/>
      <w:r>
        <w:t>Spanner</w:t>
      </w:r>
      <w:proofErr w:type="spellEnd"/>
    </w:p>
    <w:p w14:paraId="48F2D167" w14:textId="77777777" w:rsidR="00465C02" w:rsidRDefault="00465C02" w:rsidP="00465C02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Aceptamos</w:t>
      </w:r>
    </w:p>
    <w:p w14:paraId="265825ED" w14:textId="77777777" w:rsidR="00465C02" w:rsidRDefault="00465C02" w:rsidP="00465C02">
      <w:pPr>
        <w:numPr>
          <w:ilvl w:val="0"/>
          <w:numId w:val="15"/>
        </w:numPr>
        <w:spacing w:before="100" w:beforeAutospacing="1" w:after="100" w:afterAutospacing="1" w:line="240" w:lineRule="auto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Instance</w:t>
      </w:r>
      <w:proofErr w:type="spellEnd"/>
      <w:r>
        <w:t xml:space="preserve"> (Creamos una instancia de </w:t>
      </w:r>
      <w:proofErr w:type="spellStart"/>
      <w:r>
        <w:t>Spanner</w:t>
      </w:r>
      <w:proofErr w:type="spellEnd"/>
      <w:r>
        <w:t>)</w:t>
      </w:r>
    </w:p>
    <w:p w14:paraId="1EB3AFD8" w14:textId="77777777" w:rsidR="00465C02" w:rsidRDefault="00465C02" w:rsidP="00465C02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Indicamos un nombre (</w:t>
      </w:r>
      <w:proofErr w:type="spellStart"/>
      <w:r>
        <w:t>example-db</w:t>
      </w:r>
      <w:proofErr w:type="spellEnd"/>
      <w:r>
        <w:t>)</w:t>
      </w:r>
    </w:p>
    <w:p w14:paraId="6E6DB487" w14:textId="77777777" w:rsidR="00465C02" w:rsidRDefault="00465C02" w:rsidP="00465C02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En configuración ponemos (Regional, us-central1)</w:t>
      </w:r>
    </w:p>
    <w:p w14:paraId="01B38EB1" w14:textId="77777777" w:rsidR="00465C02" w:rsidRDefault="00465C02" w:rsidP="00465C02">
      <w:pPr>
        <w:numPr>
          <w:ilvl w:val="0"/>
          <w:numId w:val="15"/>
        </w:numPr>
        <w:spacing w:before="100" w:beforeAutospacing="1" w:after="100" w:afterAutospacing="1" w:line="240" w:lineRule="auto"/>
      </w:pPr>
      <w:r>
        <w:t>Aceptamos capacidad de inicio (por defecto)</w:t>
      </w:r>
    </w:p>
    <w:p w14:paraId="6075C24A" w14:textId="77777777" w:rsidR="00465C02" w:rsidRDefault="00465C02" w:rsidP="00465C02">
      <w:pPr>
        <w:pStyle w:val="NormalWeb"/>
      </w:pPr>
      <w:r>
        <w:t xml:space="preserve">Dentro de la instancia que creamos de </w:t>
      </w:r>
      <w:proofErr w:type="spellStart"/>
      <w:r>
        <w:t>Spanner</w:t>
      </w:r>
      <w:proofErr w:type="spellEnd"/>
      <w:r>
        <w:t>, creamos nuestras bases de datos:</w:t>
      </w:r>
    </w:p>
    <w:p w14:paraId="20AB6E3F" w14:textId="77777777" w:rsidR="00465C02" w:rsidRDefault="00465C02" w:rsidP="00465C02">
      <w:pPr>
        <w:numPr>
          <w:ilvl w:val="0"/>
          <w:numId w:val="16"/>
        </w:numPr>
        <w:spacing w:before="100" w:beforeAutospacing="1" w:after="100" w:afterAutospacing="1" w:line="240" w:lineRule="auto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Database</w:t>
      </w:r>
      <w:proofErr w:type="spellEnd"/>
    </w:p>
    <w:p w14:paraId="6BB13DCD" w14:textId="77777777" w:rsidR="00465C02" w:rsidRDefault="00465C02" w:rsidP="00465C02">
      <w:pPr>
        <w:numPr>
          <w:ilvl w:val="0"/>
          <w:numId w:val="16"/>
        </w:numPr>
        <w:spacing w:before="100" w:beforeAutospacing="1" w:after="100" w:afterAutospacing="1" w:line="240" w:lineRule="auto"/>
      </w:pPr>
      <w:proofErr w:type="spellStart"/>
      <w:r>
        <w:t>example-db-db</w:t>
      </w:r>
      <w:proofErr w:type="spellEnd"/>
      <w:r>
        <w:t xml:space="preserve"> </w:t>
      </w:r>
      <w:proofErr w:type="gramStart"/>
      <w:r>
        <w:t>( en</w:t>
      </w:r>
      <w:proofErr w:type="gramEnd"/>
      <w:r>
        <w:t xml:space="preserve"> este caso pone dos veces </w:t>
      </w:r>
      <w:proofErr w:type="spellStart"/>
      <w:r>
        <w:t>db</w:t>
      </w:r>
      <w:proofErr w:type="spellEnd"/>
      <w:r>
        <w:t xml:space="preserve"> para distinguir de la instancia de </w:t>
      </w:r>
      <w:proofErr w:type="spellStart"/>
      <w:r>
        <w:t>Spanner</w:t>
      </w:r>
      <w:proofErr w:type="spellEnd"/>
      <w:r>
        <w:t>)</w:t>
      </w:r>
    </w:p>
    <w:p w14:paraId="099CD64A" w14:textId="77777777" w:rsidR="00465C02" w:rsidRDefault="00465C02" w:rsidP="00465C02">
      <w:pPr>
        <w:pStyle w:val="NormalWeb"/>
      </w:pPr>
      <w:r>
        <w:rPr>
          <w:rStyle w:val="nfasis"/>
        </w:rPr>
        <w:t>NO CREA UN SCHEMA, ESTO LO DEFINIMOS DESPUES</w:t>
      </w:r>
      <w:r>
        <w:t>_</w:t>
      </w:r>
    </w:p>
    <w:p w14:paraId="60D58F40" w14:textId="77777777" w:rsidR="00465C02" w:rsidRDefault="00465C02" w:rsidP="00465C02">
      <w:pPr>
        <w:numPr>
          <w:ilvl w:val="0"/>
          <w:numId w:val="17"/>
        </w:numPr>
        <w:spacing w:before="100" w:beforeAutospacing="1" w:after="100" w:afterAutospacing="1" w:line="240" w:lineRule="auto"/>
      </w:pPr>
      <w:proofErr w:type="spellStart"/>
      <w:r>
        <w:t>Create</w:t>
      </w:r>
      <w:proofErr w:type="spellEnd"/>
    </w:p>
    <w:p w14:paraId="7BE57731" w14:textId="77777777" w:rsidR="00465C02" w:rsidRDefault="00465C02" w:rsidP="00465C02">
      <w:pPr>
        <w:pStyle w:val="NormalWeb"/>
      </w:pPr>
      <w:r>
        <w:rPr>
          <w:rStyle w:val="nfasis"/>
        </w:rPr>
        <w:t xml:space="preserve">Una vez dentro de la base </w:t>
      </w:r>
      <w:proofErr w:type="gramStart"/>
      <w:r>
        <w:rPr>
          <w:rStyle w:val="nfasis"/>
        </w:rPr>
        <w:t>( te</w:t>
      </w:r>
      <w:proofErr w:type="gramEnd"/>
      <w:r>
        <w:rPr>
          <w:rStyle w:val="nfasis"/>
        </w:rPr>
        <w:t xml:space="preserve"> deja ahí luego de hacer el paso anterior)</w:t>
      </w:r>
    </w:p>
    <w:p w14:paraId="2D1A970D" w14:textId="77777777" w:rsidR="00465C02" w:rsidRDefault="00465C02" w:rsidP="00465C02">
      <w:pPr>
        <w:numPr>
          <w:ilvl w:val="0"/>
          <w:numId w:val="18"/>
        </w:numPr>
        <w:spacing w:before="100" w:beforeAutospacing="1" w:after="100" w:afterAutospacing="1" w:line="240" w:lineRule="auto"/>
      </w:pPr>
      <w:proofErr w:type="spellStart"/>
      <w:r>
        <w:t>Create</w:t>
      </w:r>
      <w:proofErr w:type="spellEnd"/>
      <w:r>
        <w:t xml:space="preserve"> table</w:t>
      </w:r>
    </w:p>
    <w:p w14:paraId="70219820" w14:textId="77777777" w:rsidR="00465C02" w:rsidRDefault="00465C02" w:rsidP="00465C02">
      <w:pPr>
        <w:pStyle w:val="HTMLconformatoprevio"/>
        <w:rPr>
          <w:rStyle w:val="CdigoHTML"/>
        </w:rPr>
      </w:pPr>
      <w:r>
        <w:rPr>
          <w:rStyle w:val="hljs-keyword"/>
        </w:rPr>
        <w:t>CREATE</w:t>
      </w:r>
      <w:r>
        <w:rPr>
          <w:rStyle w:val="CdigoHTML"/>
        </w:rPr>
        <w:t xml:space="preserve"> TABLE </w:t>
      </w:r>
      <w:proofErr w:type="spellStart"/>
      <w:r>
        <w:rPr>
          <w:rStyle w:val="CdigoHTML"/>
        </w:rPr>
        <w:t>Singers</w:t>
      </w:r>
      <w:proofErr w:type="spellEnd"/>
      <w:r>
        <w:rPr>
          <w:rStyle w:val="CdigoHTML"/>
        </w:rPr>
        <w:t xml:space="preserve"> {</w:t>
      </w:r>
    </w:p>
    <w:p w14:paraId="53D5EBA0" w14:textId="77777777" w:rsidR="00465C02" w:rsidRDefault="00465C02" w:rsidP="00465C02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proofErr w:type="spellStart"/>
      <w:r>
        <w:rPr>
          <w:rStyle w:val="CdigoHTML"/>
        </w:rPr>
        <w:t>SingerId</w:t>
      </w:r>
      <w:proofErr w:type="spellEnd"/>
      <w:r>
        <w:rPr>
          <w:rStyle w:val="CdigoHTML"/>
        </w:rPr>
        <w:t xml:space="preserve"> INT </w:t>
      </w:r>
      <w:r>
        <w:rPr>
          <w:rStyle w:val="hljs-number"/>
          <w:rFonts w:eastAsiaTheme="majorEastAsia"/>
        </w:rPr>
        <w:t>64</w:t>
      </w:r>
      <w:r>
        <w:rPr>
          <w:rStyle w:val="CdigoHTML"/>
        </w:rPr>
        <w:t xml:space="preserve"> </w:t>
      </w:r>
      <w:r>
        <w:rPr>
          <w:rStyle w:val="hljs-keyword"/>
        </w:rPr>
        <w:t>NOT</w:t>
      </w:r>
      <w:r>
        <w:rPr>
          <w:rStyle w:val="CdigoHTML"/>
        </w:rPr>
        <w:t xml:space="preserve"> </w:t>
      </w:r>
      <w:r>
        <w:rPr>
          <w:rStyle w:val="hljs-literal"/>
        </w:rPr>
        <w:t>NULL</w:t>
      </w:r>
      <w:r>
        <w:rPr>
          <w:rStyle w:val="CdigoHTML"/>
        </w:rPr>
        <w:t>,</w:t>
      </w:r>
    </w:p>
    <w:p w14:paraId="50BD3776" w14:textId="77777777" w:rsidR="00465C02" w:rsidRDefault="00465C02" w:rsidP="00465C02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proofErr w:type="spellStart"/>
      <w:r>
        <w:rPr>
          <w:rStyle w:val="CdigoHTML"/>
        </w:rPr>
        <w:t>FIrstName</w:t>
      </w:r>
      <w:proofErr w:type="spellEnd"/>
      <w:r>
        <w:rPr>
          <w:rStyle w:val="CdigoHTML"/>
        </w:rPr>
        <w:t xml:space="preserve"> </w:t>
      </w:r>
      <w:proofErr w:type="gramStart"/>
      <w:r>
        <w:rPr>
          <w:rStyle w:val="hljs-keyword"/>
        </w:rPr>
        <w:t>STRING</w:t>
      </w:r>
      <w:r>
        <w:rPr>
          <w:rStyle w:val="CdigoHTML"/>
        </w:rPr>
        <w:t>(</w:t>
      </w:r>
      <w:proofErr w:type="gramEnd"/>
      <w:r>
        <w:rPr>
          <w:rStyle w:val="hljs-number"/>
          <w:rFonts w:eastAsiaTheme="majorEastAsia"/>
        </w:rPr>
        <w:t>1024</w:t>
      </w:r>
      <w:r>
        <w:rPr>
          <w:rStyle w:val="CdigoHTML"/>
        </w:rPr>
        <w:t>),</w:t>
      </w:r>
    </w:p>
    <w:p w14:paraId="060577A6" w14:textId="77777777" w:rsidR="00465C02" w:rsidRDefault="00465C02" w:rsidP="00465C02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proofErr w:type="spellStart"/>
      <w:r>
        <w:rPr>
          <w:rStyle w:val="CdigoHTML"/>
        </w:rPr>
        <w:t>LastName</w:t>
      </w:r>
      <w:proofErr w:type="spellEnd"/>
      <w:r>
        <w:rPr>
          <w:rStyle w:val="CdigoHTML"/>
        </w:rPr>
        <w:t xml:space="preserve"> </w:t>
      </w:r>
      <w:proofErr w:type="gramStart"/>
      <w:r>
        <w:rPr>
          <w:rStyle w:val="hljs-keyword"/>
        </w:rPr>
        <w:t>STRING</w:t>
      </w:r>
      <w:r>
        <w:rPr>
          <w:rStyle w:val="CdigoHTML"/>
        </w:rPr>
        <w:t>(</w:t>
      </w:r>
      <w:proofErr w:type="gramEnd"/>
      <w:r>
        <w:rPr>
          <w:rStyle w:val="hljs-number"/>
          <w:rFonts w:eastAsiaTheme="majorEastAsia"/>
        </w:rPr>
        <w:t>1024</w:t>
      </w:r>
      <w:r>
        <w:rPr>
          <w:rStyle w:val="CdigoHTML"/>
        </w:rPr>
        <w:t>),</w:t>
      </w:r>
    </w:p>
    <w:p w14:paraId="1ACBBD40" w14:textId="77777777" w:rsidR="00465C02" w:rsidRDefault="00465C02" w:rsidP="00465C02">
      <w:pPr>
        <w:pStyle w:val="HTMLconformatoprevio"/>
        <w:rPr>
          <w:rStyle w:val="CdigoHTML"/>
        </w:rPr>
      </w:pPr>
      <w:r>
        <w:rPr>
          <w:rStyle w:val="CdigoHTML"/>
        </w:rPr>
        <w:lastRenderedPageBreak/>
        <w:t xml:space="preserve">  </w:t>
      </w:r>
      <w:proofErr w:type="spellStart"/>
      <w:r>
        <w:rPr>
          <w:rStyle w:val="CdigoHTML"/>
        </w:rPr>
        <w:t>SingerInfo</w:t>
      </w:r>
      <w:proofErr w:type="spellEnd"/>
      <w:r>
        <w:rPr>
          <w:rStyle w:val="CdigoHTML"/>
        </w:rPr>
        <w:t xml:space="preserve"> BYTES(</w:t>
      </w:r>
      <w:r>
        <w:rPr>
          <w:rStyle w:val="hljs-builtin"/>
        </w:rPr>
        <w:t>MAX</w:t>
      </w:r>
      <w:r>
        <w:rPr>
          <w:rStyle w:val="CdigoHTML"/>
        </w:rPr>
        <w:t>),</w:t>
      </w:r>
    </w:p>
    <w:p w14:paraId="1527FE98" w14:textId="77777777" w:rsidR="00465C02" w:rsidRDefault="00465C02" w:rsidP="00465C02">
      <w:pPr>
        <w:pStyle w:val="HTMLconformatoprevio"/>
        <w:rPr>
          <w:rStyle w:val="CdigoHTML"/>
        </w:rPr>
      </w:pPr>
      <w:r>
        <w:rPr>
          <w:rStyle w:val="CdigoHTML"/>
        </w:rPr>
        <w:t xml:space="preserve">  </w:t>
      </w:r>
      <w:proofErr w:type="spellStart"/>
      <w:r>
        <w:rPr>
          <w:rStyle w:val="CdigoHTML"/>
        </w:rPr>
        <w:t>BirthDate</w:t>
      </w:r>
      <w:proofErr w:type="spellEnd"/>
      <w:r>
        <w:rPr>
          <w:rStyle w:val="CdigoHTML"/>
        </w:rPr>
        <w:t xml:space="preserve"> DATE,</w:t>
      </w:r>
    </w:p>
    <w:p w14:paraId="3A5EC57E" w14:textId="77777777" w:rsidR="00465C02" w:rsidRDefault="00465C02" w:rsidP="00465C02">
      <w:pPr>
        <w:pStyle w:val="HTMLconformatoprevio"/>
        <w:rPr>
          <w:rStyle w:val="CdigoHTML"/>
        </w:rPr>
      </w:pPr>
      <w:r>
        <w:rPr>
          <w:rStyle w:val="CdigoHTML"/>
        </w:rPr>
        <w:t xml:space="preserve">} </w:t>
      </w:r>
      <w:r>
        <w:rPr>
          <w:rStyle w:val="hljs-keyword"/>
        </w:rPr>
        <w:t>PRIMARY</w:t>
      </w:r>
      <w:r>
        <w:rPr>
          <w:rStyle w:val="CdigoHTML"/>
        </w:rPr>
        <w:t xml:space="preserve"> </w:t>
      </w:r>
      <w:r>
        <w:rPr>
          <w:rStyle w:val="hljs-keyword"/>
        </w:rPr>
        <w:t>KEY</w:t>
      </w:r>
      <w:r>
        <w:rPr>
          <w:rStyle w:val="CdigoHTML"/>
        </w:rPr>
        <w:t>(</w:t>
      </w:r>
      <w:proofErr w:type="spellStart"/>
      <w:r>
        <w:rPr>
          <w:rStyle w:val="CdigoHTML"/>
        </w:rPr>
        <w:t>SingerId</w:t>
      </w:r>
      <w:proofErr w:type="spellEnd"/>
      <w:r>
        <w:rPr>
          <w:rStyle w:val="CdigoHTML"/>
        </w:rPr>
        <w:t>);</w:t>
      </w:r>
    </w:p>
    <w:p w14:paraId="60CB360F" w14:textId="77777777" w:rsidR="00465C02" w:rsidRDefault="00465C02" w:rsidP="00465C02">
      <w:pPr>
        <w:pStyle w:val="HTMLconformatoprevio"/>
        <w:rPr>
          <w:rStyle w:val="CdigoHTML"/>
        </w:rPr>
      </w:pPr>
    </w:p>
    <w:p w14:paraId="6EE5BBA2" w14:textId="77777777" w:rsidR="00465C02" w:rsidRDefault="00465C02" w:rsidP="00465C02">
      <w:pPr>
        <w:numPr>
          <w:ilvl w:val="0"/>
          <w:numId w:val="19"/>
        </w:numPr>
        <w:spacing w:before="100" w:beforeAutospacing="1" w:after="100" w:afterAutospacing="1" w:line="240" w:lineRule="auto"/>
      </w:pPr>
      <w:proofErr w:type="spellStart"/>
      <w:r>
        <w:t>Submit</w:t>
      </w:r>
      <w:proofErr w:type="spellEnd"/>
      <w:r>
        <w:t xml:space="preserve"> (corre la sentencia SQL para crear la tabla)</w:t>
      </w:r>
      <w:r>
        <w:br/>
        <w:t>Automáticamente al terminar vemos la tabla y podemos acceder a ella.</w:t>
      </w:r>
    </w:p>
    <w:p w14:paraId="7E5C1C0D" w14:textId="77777777" w:rsidR="00465C02" w:rsidRDefault="00465C02" w:rsidP="00465C02">
      <w:pPr>
        <w:pStyle w:val="NormalWeb"/>
      </w:pPr>
      <w:r>
        <w:t>Ahora cargamos datos:</w:t>
      </w:r>
    </w:p>
    <w:p w14:paraId="2EAD15A3" w14:textId="77777777" w:rsidR="00465C02" w:rsidRDefault="00465C02" w:rsidP="00465C02">
      <w:pPr>
        <w:numPr>
          <w:ilvl w:val="0"/>
          <w:numId w:val="20"/>
        </w:numPr>
        <w:spacing w:before="100" w:beforeAutospacing="1" w:after="100" w:afterAutospacing="1" w:line="240" w:lineRule="auto"/>
      </w:pPr>
      <w:r>
        <w:t>vamos a Data</w:t>
      </w:r>
    </w:p>
    <w:p w14:paraId="4123CBE2" w14:textId="77777777" w:rsidR="00465C02" w:rsidRDefault="00465C02" w:rsidP="00465C02">
      <w:pPr>
        <w:numPr>
          <w:ilvl w:val="0"/>
          <w:numId w:val="20"/>
        </w:numPr>
        <w:spacing w:before="100" w:beforeAutospacing="1" w:after="100" w:afterAutospacing="1" w:line="240" w:lineRule="auto"/>
      </w:pPr>
      <w:proofErr w:type="spellStart"/>
      <w:r>
        <w:t>Insert</w:t>
      </w:r>
      <w:proofErr w:type="spellEnd"/>
    </w:p>
    <w:p w14:paraId="15516363" w14:textId="77777777" w:rsidR="00465C02" w:rsidRDefault="00465C02" w:rsidP="00465C02">
      <w:pPr>
        <w:pStyle w:val="NormalWeb"/>
      </w:pPr>
      <w:r>
        <w:t>Automáticamente nos da un script, lo que haremos es editarlo.</w:t>
      </w:r>
      <w:r>
        <w:br/>
        <w:t>Se editan los que están dentro de &lt;</w:t>
      </w:r>
      <w:proofErr w:type="spellStart"/>
      <w:r>
        <w:t>FIrstName</w:t>
      </w:r>
      <w:proofErr w:type="spellEnd"/>
      <w:r>
        <w:t>&gt; = Nombre, eliminar los &lt;&gt;</w:t>
      </w:r>
    </w:p>
    <w:p w14:paraId="6E5E8EF9" w14:textId="77777777" w:rsidR="00465C02" w:rsidRDefault="00465C02" w:rsidP="00465C02">
      <w:pPr>
        <w:pStyle w:val="NormalWeb"/>
      </w:pPr>
      <w:r>
        <w:t xml:space="preserve">Luego de terminar, hacemos </w:t>
      </w:r>
      <w:proofErr w:type="spellStart"/>
      <w:r>
        <w:t>click</w:t>
      </w:r>
      <w:proofErr w:type="spellEnd"/>
      <w:r>
        <w:t xml:space="preserve"> en RUN y por consola nos dice que inserto un registro.</w:t>
      </w:r>
    </w:p>
    <w:p w14:paraId="3C9FE7A2" w14:textId="77777777" w:rsidR="00465C02" w:rsidRDefault="00465C02" w:rsidP="00465C02">
      <w:pPr>
        <w:pStyle w:val="NormalWeb"/>
      </w:pPr>
      <w:r>
        <w:t>En una aplicación grande usamos un script como el de arriba a la N, es decir con la cantidad de datos que quisiéramos.</w:t>
      </w:r>
    </w:p>
    <w:p w14:paraId="5D861162" w14:textId="77777777" w:rsidR="00465C02" w:rsidRDefault="00465C02" w:rsidP="00465C02">
      <w:pPr>
        <w:pStyle w:val="NormalWeb"/>
      </w:pPr>
      <w:r>
        <w:t xml:space="preserve">Para editar, seleccionamos el registro y luego </w:t>
      </w:r>
      <w:proofErr w:type="spellStart"/>
      <w:r>
        <w:t>click</w:t>
      </w:r>
      <w:proofErr w:type="spellEnd"/>
      <w:r>
        <w:t xml:space="preserve"> en </w:t>
      </w:r>
      <w:r>
        <w:rPr>
          <w:rStyle w:val="Textoennegrita"/>
        </w:rPr>
        <w:t>EDIT</w:t>
      </w:r>
    </w:p>
    <w:p w14:paraId="7B55CD24" w14:textId="77777777" w:rsidR="00465C02" w:rsidRDefault="00465C02" w:rsidP="00465C02">
      <w:pPr>
        <w:pStyle w:val="NormalWeb"/>
      </w:pPr>
      <w:r>
        <w:t xml:space="preserve">El proceso que se ejecutara es </w:t>
      </w:r>
      <w:proofErr w:type="spellStart"/>
      <w:r>
        <w:t>update</w:t>
      </w:r>
      <w:proofErr w:type="spellEnd"/>
      <w:r>
        <w:t xml:space="preserve"> sobre la tabla Singer, y por consola tendremos el resultado.</w:t>
      </w:r>
    </w:p>
    <w:p w14:paraId="25ABD78A" w14:textId="77777777" w:rsidR="00465C02" w:rsidRDefault="00465C02" w:rsidP="00465C02">
      <w:pPr>
        <w:pStyle w:val="NormalWeb"/>
      </w:pPr>
      <w:r>
        <w:t>Para visualizar:</w:t>
      </w:r>
      <w:r>
        <w:br/>
        <w:t xml:space="preserve">Vamos a </w:t>
      </w:r>
      <w:proofErr w:type="spellStart"/>
      <w:r>
        <w:t>Query</w:t>
      </w:r>
      <w:proofErr w:type="spellEnd"/>
      <w:r>
        <w:t xml:space="preserve"> y escribimos.</w:t>
      </w:r>
    </w:p>
    <w:p w14:paraId="4C788D8B" w14:textId="77777777" w:rsidR="00465C02" w:rsidRDefault="00465C02" w:rsidP="00465C02">
      <w:pPr>
        <w:pStyle w:val="HTMLconformatoprevio"/>
      </w:pPr>
      <w:r>
        <w:rPr>
          <w:rStyle w:val="hljs-keyword"/>
        </w:rPr>
        <w:t>SELECT</w:t>
      </w:r>
      <w:r>
        <w:rPr>
          <w:rStyle w:val="CdigoHTML"/>
        </w:rPr>
        <w:t xml:space="preserve"> </w:t>
      </w:r>
    </w:p>
    <w:p w14:paraId="47DAE11E" w14:textId="77777777" w:rsidR="00465C02" w:rsidRDefault="00465C02" w:rsidP="00465C02">
      <w:pPr>
        <w:pStyle w:val="HTMLconformatoprevio"/>
        <w:rPr>
          <w:rStyle w:val="CdigoHTML"/>
        </w:rPr>
      </w:pPr>
      <w:r>
        <w:rPr>
          <w:rStyle w:val="CdigoHTML"/>
        </w:rPr>
        <w:t xml:space="preserve">* </w:t>
      </w:r>
      <w:r>
        <w:rPr>
          <w:rStyle w:val="hljs-keyword"/>
        </w:rPr>
        <w:t>FROM</w:t>
      </w:r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Singers</w:t>
      </w:r>
      <w:proofErr w:type="spellEnd"/>
    </w:p>
    <w:p w14:paraId="32FB0AA6" w14:textId="77777777" w:rsidR="00465C02" w:rsidRDefault="00465C02" w:rsidP="00465C02">
      <w:pPr>
        <w:pStyle w:val="NormalWeb"/>
      </w:pPr>
      <w:r>
        <w:t xml:space="preserve">Seleccionamos TODO lo que tenga la tabla </w:t>
      </w:r>
      <w:proofErr w:type="spellStart"/>
      <w:r>
        <w:t>Singers</w:t>
      </w:r>
      <w:proofErr w:type="spellEnd"/>
    </w:p>
    <w:p w14:paraId="63D45878" w14:textId="77777777" w:rsidR="00465C02" w:rsidRDefault="00465C02" w:rsidP="00465C02">
      <w:pPr>
        <w:pStyle w:val="NormalWeb"/>
      </w:pPr>
      <w:r>
        <w:t xml:space="preserve">Luego RUN y en la pestaña RESULTS nos muestra el resultado de la ejecución del </w:t>
      </w:r>
      <w:proofErr w:type="spellStart"/>
      <w:r>
        <w:t>query</w:t>
      </w:r>
      <w:proofErr w:type="spellEnd"/>
      <w:r>
        <w:t>.</w:t>
      </w:r>
    </w:p>
    <w:p w14:paraId="3E339663" w14:textId="62E29110" w:rsidR="00465C02" w:rsidRPr="00FC6420" w:rsidRDefault="00465C02" w:rsidP="00465C02">
      <w:pPr>
        <w:rPr>
          <w:b/>
          <w:bCs/>
          <w:sz w:val="28"/>
          <w:szCs w:val="28"/>
        </w:rPr>
      </w:pPr>
    </w:p>
    <w:p w14:paraId="28E3F5A5" w14:textId="41D68A62" w:rsidR="00465C02" w:rsidRPr="00FC6420" w:rsidRDefault="00465C02" w:rsidP="00465C02">
      <w:pPr>
        <w:rPr>
          <w:b/>
          <w:bCs/>
          <w:sz w:val="28"/>
          <w:szCs w:val="28"/>
        </w:rPr>
      </w:pPr>
      <w:r w:rsidRPr="00FC6420">
        <w:rPr>
          <w:b/>
          <w:bCs/>
          <w:sz w:val="28"/>
          <w:szCs w:val="28"/>
        </w:rPr>
        <w:t>CLOUD FIRES</w:t>
      </w:r>
      <w:r w:rsidR="00FC6420" w:rsidRPr="00FC6420">
        <w:rPr>
          <w:b/>
          <w:bCs/>
          <w:sz w:val="28"/>
          <w:szCs w:val="28"/>
        </w:rPr>
        <w:t>TORE</w:t>
      </w:r>
    </w:p>
    <w:p w14:paraId="35364A59" w14:textId="77777777" w:rsidR="00465C02" w:rsidRDefault="00465C02" w:rsidP="00465C02">
      <w:pPr>
        <w:pStyle w:val="NormalWeb"/>
      </w:pPr>
      <w:r>
        <w:t>**Documento **= Conjunto de datos asociados a un mismo concepto</w:t>
      </w:r>
      <w:r>
        <w:br/>
      </w:r>
      <w:r>
        <w:rPr>
          <w:rStyle w:val="nfasis"/>
        </w:rPr>
        <w:t>Ejemplo: Producto, Nota, Jugador.</w:t>
      </w:r>
    </w:p>
    <w:p w14:paraId="7ECEF6D2" w14:textId="77777777" w:rsidR="00465C02" w:rsidRDefault="00465C02" w:rsidP="00465C02">
      <w:pPr>
        <w:pStyle w:val="NormalWeb"/>
      </w:pPr>
      <w:r>
        <w:rPr>
          <w:rStyle w:val="Textoennegrita"/>
        </w:rPr>
        <w:t>Colección</w:t>
      </w:r>
      <w:r>
        <w:t>: Conjunto de documentos.</w:t>
      </w:r>
      <w:r>
        <w:br/>
        <w:t xml:space="preserve">Cloud </w:t>
      </w:r>
      <w:proofErr w:type="spellStart"/>
      <w:r>
        <w:t>Firestore</w:t>
      </w:r>
      <w:proofErr w:type="spellEnd"/>
      <w:r>
        <w:t>:</w:t>
      </w:r>
    </w:p>
    <w:p w14:paraId="64DFC2DC" w14:textId="1652D268" w:rsidR="00465C02" w:rsidRDefault="00465C02" w:rsidP="00465C02">
      <w:pPr>
        <w:numPr>
          <w:ilvl w:val="0"/>
          <w:numId w:val="21"/>
        </w:numPr>
        <w:spacing w:before="100" w:beforeAutospacing="1" w:after="100" w:afterAutospacing="1" w:line="240" w:lineRule="auto"/>
      </w:pPr>
      <w:proofErr w:type="spellStart"/>
      <w:r>
        <w:t>Serverless</w:t>
      </w:r>
      <w:proofErr w:type="spellEnd"/>
      <w:r w:rsidR="00FC6420">
        <w:t xml:space="preserve"> = SIN SERVIDOR. (NO ME PREOCUPO DE LA INFRAESTRUCURA</w:t>
      </w:r>
    </w:p>
    <w:p w14:paraId="77435367" w14:textId="77777777" w:rsidR="00465C02" w:rsidRDefault="00465C02" w:rsidP="00465C02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t>Tiempo Real</w:t>
      </w:r>
    </w:p>
    <w:p w14:paraId="6CE37C51" w14:textId="77777777" w:rsidR="00465C02" w:rsidRDefault="00465C02" w:rsidP="00465C02">
      <w:pPr>
        <w:numPr>
          <w:ilvl w:val="0"/>
          <w:numId w:val="21"/>
        </w:numPr>
        <w:spacing w:before="100" w:beforeAutospacing="1" w:after="100" w:afterAutospacing="1" w:line="240" w:lineRule="auto"/>
      </w:pPr>
      <w:r>
        <w:t>Soporte Offline</w:t>
      </w:r>
    </w:p>
    <w:p w14:paraId="6E2530D3" w14:textId="77777777" w:rsidR="00465C02" w:rsidRDefault="00465C02" w:rsidP="00465C02">
      <w:pPr>
        <w:pStyle w:val="NormalWeb"/>
      </w:pPr>
      <w:r>
        <w:lastRenderedPageBreak/>
        <w:t>Características:</w:t>
      </w:r>
    </w:p>
    <w:p w14:paraId="23CF032B" w14:textId="77777777" w:rsidR="00465C02" w:rsidRDefault="00465C02" w:rsidP="00465C02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t>Escalable</w:t>
      </w:r>
    </w:p>
    <w:p w14:paraId="57B94D7B" w14:textId="77777777" w:rsidR="00465C02" w:rsidRDefault="00465C02" w:rsidP="00465C02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t>Confiable</w:t>
      </w:r>
    </w:p>
    <w:p w14:paraId="7ADE3EBF" w14:textId="77777777" w:rsidR="00465C02" w:rsidRDefault="00465C02" w:rsidP="00465C02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t>Flexible</w:t>
      </w:r>
    </w:p>
    <w:p w14:paraId="3B1A2823" w14:textId="77777777" w:rsidR="00465C02" w:rsidRDefault="00465C02" w:rsidP="00465C02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t>Disponible</w:t>
      </w:r>
    </w:p>
    <w:p w14:paraId="75829F34" w14:textId="77777777" w:rsidR="00465C02" w:rsidRDefault="00465C02" w:rsidP="00465C02">
      <w:pPr>
        <w:numPr>
          <w:ilvl w:val="0"/>
          <w:numId w:val="22"/>
        </w:numPr>
        <w:spacing w:before="100" w:beforeAutospacing="1" w:after="100" w:afterAutospacing="1" w:line="240" w:lineRule="auto"/>
      </w:pPr>
      <w:r>
        <w:t>Transaccional</w:t>
      </w:r>
    </w:p>
    <w:p w14:paraId="2F227B96" w14:textId="77777777" w:rsidR="00465C02" w:rsidRDefault="00465C02" w:rsidP="00465C02">
      <w:pPr>
        <w:pStyle w:val="NormalWeb"/>
      </w:pPr>
      <w:r>
        <w:t>Algunos casos de uso pueden ser:</w:t>
      </w:r>
    </w:p>
    <w:p w14:paraId="58EC0055" w14:textId="77777777" w:rsidR="00465C02" w:rsidRDefault="00465C02" w:rsidP="00465C02">
      <w:pPr>
        <w:numPr>
          <w:ilvl w:val="0"/>
          <w:numId w:val="23"/>
        </w:numPr>
        <w:spacing w:before="100" w:beforeAutospacing="1" w:after="100" w:afterAutospacing="1" w:line="240" w:lineRule="auto"/>
      </w:pPr>
      <w:r>
        <w:t>Gestión de perfiles de usuario</w:t>
      </w:r>
    </w:p>
    <w:p w14:paraId="70D5AAB9" w14:textId="77777777" w:rsidR="00465C02" w:rsidRDefault="00465C02" w:rsidP="00465C02">
      <w:pPr>
        <w:numPr>
          <w:ilvl w:val="0"/>
          <w:numId w:val="23"/>
        </w:numPr>
        <w:spacing w:before="100" w:beforeAutospacing="1" w:after="100" w:afterAutospacing="1" w:line="240" w:lineRule="auto"/>
      </w:pPr>
      <w:r>
        <w:t>Inventarios en tiempo real</w:t>
      </w:r>
    </w:p>
    <w:p w14:paraId="50035FFC" w14:textId="77777777" w:rsidR="00465C02" w:rsidRDefault="00465C02" w:rsidP="00465C02">
      <w:pPr>
        <w:numPr>
          <w:ilvl w:val="0"/>
          <w:numId w:val="23"/>
        </w:numPr>
        <w:spacing w:before="100" w:beforeAutospacing="1" w:after="100" w:afterAutospacing="1" w:line="240" w:lineRule="auto"/>
      </w:pPr>
      <w:r>
        <w:t>Cambios de estados</w:t>
      </w:r>
    </w:p>
    <w:p w14:paraId="2C862C3A" w14:textId="77777777" w:rsidR="00465C02" w:rsidRDefault="00465C02" w:rsidP="00465C02">
      <w:pPr>
        <w:numPr>
          <w:ilvl w:val="0"/>
          <w:numId w:val="23"/>
        </w:numPr>
        <w:spacing w:before="100" w:beforeAutospacing="1" w:after="100" w:afterAutospacing="1" w:line="240" w:lineRule="auto"/>
      </w:pPr>
      <w:r>
        <w:t>Sincronización de datos</w:t>
      </w:r>
    </w:p>
    <w:p w14:paraId="5CCBB592" w14:textId="55F890E4" w:rsidR="00465C02" w:rsidRDefault="00FC6420" w:rsidP="00465C02">
      <w:pPr>
        <w:spacing w:after="0"/>
      </w:pPr>
      <w:r>
        <w:t>USO IDEAL</w:t>
      </w:r>
    </w:p>
    <w:p w14:paraId="3BDB66BA" w14:textId="77F4DD32" w:rsidR="00FC6420" w:rsidRDefault="00FC6420" w:rsidP="00465C02">
      <w:pPr>
        <w:spacing w:after="0"/>
      </w:pPr>
      <w:r>
        <w:t>App web</w:t>
      </w:r>
    </w:p>
    <w:p w14:paraId="07D6CCB1" w14:textId="0E98CEAA" w:rsidR="00FC6420" w:rsidRDefault="00FC6420" w:rsidP="00465C02">
      <w:pPr>
        <w:spacing w:after="0"/>
      </w:pPr>
      <w:r>
        <w:t>APP MÓVILES</w:t>
      </w:r>
    </w:p>
    <w:p w14:paraId="173CF7FF" w14:textId="601D2BBD" w:rsidR="00FC6420" w:rsidRDefault="00FC6420" w:rsidP="00465C02">
      <w:pPr>
        <w:spacing w:after="0"/>
      </w:pPr>
      <w:r>
        <w:t>DE SERVIDOR</w:t>
      </w:r>
    </w:p>
    <w:p w14:paraId="5A23D3AA" w14:textId="2B7C1114" w:rsidR="00523FC3" w:rsidRDefault="00523FC3" w:rsidP="00465C02">
      <w:pPr>
        <w:spacing w:after="0"/>
      </w:pPr>
    </w:p>
    <w:p w14:paraId="25AF474D" w14:textId="77777777" w:rsidR="00523FC3" w:rsidRPr="00523FC3" w:rsidRDefault="00523FC3" w:rsidP="00523F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23FC3">
        <w:rPr>
          <w:rFonts w:ascii="Times New Roman" w:eastAsia="Times New Roman" w:hAnsi="Times New Roman" w:cs="Times New Roman"/>
          <w:sz w:val="24"/>
          <w:szCs w:val="24"/>
          <w:lang w:eastAsia="es-AR"/>
        </w:rPr>
        <w:t>En consola de GCP</w:t>
      </w:r>
    </w:p>
    <w:p w14:paraId="504F1E54" w14:textId="77777777" w:rsidR="00523FC3" w:rsidRPr="00523FC3" w:rsidRDefault="00523FC3" w:rsidP="00523FC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23FC3">
        <w:rPr>
          <w:rFonts w:ascii="Times New Roman" w:eastAsia="Times New Roman" w:hAnsi="Times New Roman" w:cs="Times New Roman"/>
          <w:sz w:val="24"/>
          <w:szCs w:val="24"/>
          <w:lang w:eastAsia="es-AR"/>
        </w:rPr>
        <w:t>01 - Menú</w:t>
      </w:r>
    </w:p>
    <w:p w14:paraId="064B4FB1" w14:textId="77777777" w:rsidR="00523FC3" w:rsidRPr="00523FC3" w:rsidRDefault="00523FC3" w:rsidP="00523FC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23FC3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02 - </w:t>
      </w:r>
      <w:proofErr w:type="spellStart"/>
      <w:r w:rsidRPr="00523FC3">
        <w:rPr>
          <w:rFonts w:ascii="Times New Roman" w:eastAsia="Times New Roman" w:hAnsi="Times New Roman" w:cs="Times New Roman"/>
          <w:sz w:val="24"/>
          <w:szCs w:val="24"/>
          <w:lang w:eastAsia="es-AR"/>
        </w:rPr>
        <w:t>Firestore</w:t>
      </w:r>
      <w:proofErr w:type="spellEnd"/>
    </w:p>
    <w:p w14:paraId="123CDE3E" w14:textId="77777777" w:rsidR="00523FC3" w:rsidRPr="00523FC3" w:rsidRDefault="00523FC3" w:rsidP="00523FC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23FC3">
        <w:rPr>
          <w:rFonts w:ascii="Times New Roman" w:eastAsia="Times New Roman" w:hAnsi="Times New Roman" w:cs="Times New Roman"/>
          <w:sz w:val="24"/>
          <w:szCs w:val="24"/>
          <w:lang w:eastAsia="es-AR"/>
        </w:rPr>
        <w:t>03 - Elegir modo de operación (no se puede cambiar)</w:t>
      </w:r>
    </w:p>
    <w:p w14:paraId="4426B90E" w14:textId="77777777" w:rsidR="00523FC3" w:rsidRPr="00523FC3" w:rsidRDefault="00523FC3" w:rsidP="00523FC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23FC3">
        <w:rPr>
          <w:rFonts w:ascii="Times New Roman" w:eastAsia="Times New Roman" w:hAnsi="Times New Roman" w:cs="Times New Roman"/>
          <w:sz w:val="24"/>
          <w:szCs w:val="24"/>
          <w:lang w:eastAsia="es-AR"/>
        </w:rPr>
        <w:t>04 - En este caso NATIVO</w:t>
      </w:r>
    </w:p>
    <w:p w14:paraId="1C962155" w14:textId="77777777" w:rsidR="00523FC3" w:rsidRPr="00523FC3" w:rsidRDefault="00523FC3" w:rsidP="00523FC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23FC3">
        <w:rPr>
          <w:rFonts w:ascii="Times New Roman" w:eastAsia="Times New Roman" w:hAnsi="Times New Roman" w:cs="Times New Roman"/>
          <w:sz w:val="24"/>
          <w:szCs w:val="24"/>
          <w:lang w:eastAsia="es-AR"/>
        </w:rPr>
        <w:t>05 - Ubicación (us-east4(</w:t>
      </w:r>
      <w:proofErr w:type="spellStart"/>
      <w:r w:rsidRPr="00523FC3">
        <w:rPr>
          <w:rFonts w:ascii="Times New Roman" w:eastAsia="Times New Roman" w:hAnsi="Times New Roman" w:cs="Times New Roman"/>
          <w:sz w:val="24"/>
          <w:szCs w:val="24"/>
          <w:lang w:eastAsia="es-AR"/>
        </w:rPr>
        <w:t>Northrn</w:t>
      </w:r>
      <w:proofErr w:type="spellEnd"/>
      <w:r w:rsidRPr="00523FC3">
        <w:rPr>
          <w:rFonts w:ascii="Times New Roman" w:eastAsia="Times New Roman" w:hAnsi="Times New Roman" w:cs="Times New Roman"/>
          <w:sz w:val="24"/>
          <w:szCs w:val="24"/>
          <w:lang w:eastAsia="es-AR"/>
        </w:rPr>
        <w:t>-Virginia))</w:t>
      </w:r>
    </w:p>
    <w:p w14:paraId="46898C26" w14:textId="77777777" w:rsidR="00523FC3" w:rsidRPr="00523FC3" w:rsidRDefault="00523FC3" w:rsidP="00523FC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23FC3">
        <w:rPr>
          <w:rFonts w:ascii="Times New Roman" w:eastAsia="Times New Roman" w:hAnsi="Times New Roman" w:cs="Times New Roman"/>
          <w:sz w:val="24"/>
          <w:szCs w:val="24"/>
          <w:lang w:eastAsia="es-AR"/>
        </w:rPr>
        <w:t>06 - Crear base de datos (esperar unos segundos)</w:t>
      </w:r>
      <w:r w:rsidRPr="00523FC3">
        <w:rPr>
          <w:rFonts w:ascii="Times New Roman" w:eastAsia="Times New Roman" w:hAnsi="Times New Roman" w:cs="Times New Roman"/>
          <w:sz w:val="24"/>
          <w:szCs w:val="24"/>
          <w:lang w:eastAsia="es-AR"/>
        </w:rPr>
        <w:br/>
        <w:t>Podemos crear manualmente o mediante carga por procesos</w:t>
      </w:r>
    </w:p>
    <w:p w14:paraId="25D27894" w14:textId="77777777" w:rsidR="00523FC3" w:rsidRPr="00523FC3" w:rsidRDefault="00523FC3" w:rsidP="00523FC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23FC3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07 - </w:t>
      </w:r>
      <w:proofErr w:type="spellStart"/>
      <w:r w:rsidRPr="00523FC3">
        <w:rPr>
          <w:rFonts w:ascii="Times New Roman" w:eastAsia="Times New Roman" w:hAnsi="Times New Roman" w:cs="Times New Roman"/>
          <w:sz w:val="24"/>
          <w:szCs w:val="24"/>
          <w:lang w:eastAsia="es-AR"/>
        </w:rPr>
        <w:t>Abrír</w:t>
      </w:r>
      <w:proofErr w:type="spellEnd"/>
      <w:r w:rsidRPr="00523FC3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la consola de GCP</w:t>
      </w:r>
    </w:p>
    <w:p w14:paraId="16689963" w14:textId="77777777" w:rsidR="00523FC3" w:rsidRPr="00523FC3" w:rsidRDefault="00523FC3" w:rsidP="00523FC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23FC3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08 - </w:t>
      </w:r>
      <w:proofErr w:type="spellStart"/>
      <w:r w:rsidRPr="00523FC3">
        <w:rPr>
          <w:rFonts w:ascii="Times New Roman" w:eastAsia="Times New Roman" w:hAnsi="Times New Roman" w:cs="Times New Roman"/>
          <w:sz w:val="24"/>
          <w:szCs w:val="24"/>
          <w:lang w:eastAsia="es-AR"/>
        </w:rPr>
        <w:t>node</w:t>
      </w:r>
      <w:proofErr w:type="spellEnd"/>
      <w:r w:rsidRPr="00523FC3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</w:t>
      </w:r>
      <w:proofErr w:type="spellStart"/>
      <w:r w:rsidRPr="00523FC3">
        <w:rPr>
          <w:rFonts w:ascii="Times New Roman" w:eastAsia="Times New Roman" w:hAnsi="Times New Roman" w:cs="Times New Roman"/>
          <w:sz w:val="24"/>
          <w:szCs w:val="24"/>
          <w:lang w:eastAsia="es-AR"/>
        </w:rPr>
        <w:t>createTestData</w:t>
      </w:r>
      <w:proofErr w:type="spellEnd"/>
      <w:r w:rsidRPr="00523FC3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5</w:t>
      </w:r>
      <w:r w:rsidRPr="00523FC3">
        <w:rPr>
          <w:rFonts w:ascii="Times New Roman" w:eastAsia="Times New Roman" w:hAnsi="Times New Roman" w:cs="Times New Roman"/>
          <w:sz w:val="24"/>
          <w:szCs w:val="24"/>
          <w:lang w:eastAsia="es-AR"/>
        </w:rPr>
        <w:br/>
      </w:r>
      <w:r w:rsidRPr="00523FC3">
        <w:rPr>
          <w:rFonts w:ascii="Times New Roman" w:eastAsia="Times New Roman" w:hAnsi="Times New Roman" w:cs="Times New Roman"/>
          <w:i/>
          <w:iCs/>
          <w:sz w:val="24"/>
          <w:szCs w:val="24"/>
          <w:lang w:eastAsia="es-AR"/>
        </w:rPr>
        <w:t>En este caso el numero 5 es el equivalente a la cantidad de documentos</w:t>
      </w:r>
    </w:p>
    <w:p w14:paraId="45D139B7" w14:textId="77777777" w:rsidR="00523FC3" w:rsidRPr="00523FC3" w:rsidRDefault="00523FC3" w:rsidP="00523FC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23FC3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09 - </w:t>
      </w:r>
      <w:proofErr w:type="spellStart"/>
      <w:r w:rsidRPr="00523FC3">
        <w:rPr>
          <w:rFonts w:ascii="Times New Roman" w:eastAsia="Times New Roman" w:hAnsi="Times New Roman" w:cs="Times New Roman"/>
          <w:sz w:val="24"/>
          <w:szCs w:val="24"/>
          <w:lang w:eastAsia="es-AR"/>
        </w:rPr>
        <w:t>ls</w:t>
      </w:r>
      <w:proofErr w:type="spellEnd"/>
      <w:r w:rsidRPr="00523FC3">
        <w:rPr>
          <w:rFonts w:ascii="Times New Roman" w:eastAsia="Times New Roman" w:hAnsi="Times New Roman" w:cs="Times New Roman"/>
          <w:sz w:val="24"/>
          <w:szCs w:val="24"/>
          <w:lang w:eastAsia="es-AR"/>
        </w:rPr>
        <w:br/>
      </w:r>
      <w:r w:rsidRPr="00523FC3">
        <w:rPr>
          <w:rFonts w:ascii="Times New Roman" w:eastAsia="Times New Roman" w:hAnsi="Times New Roman" w:cs="Times New Roman"/>
          <w:i/>
          <w:iCs/>
          <w:sz w:val="24"/>
          <w:szCs w:val="24"/>
          <w:lang w:eastAsia="es-AR"/>
        </w:rPr>
        <w:t>Listamos todo incluyendo ahora .</w:t>
      </w:r>
      <w:proofErr w:type="spellStart"/>
      <w:r w:rsidRPr="00523FC3">
        <w:rPr>
          <w:rFonts w:ascii="Times New Roman" w:eastAsia="Times New Roman" w:hAnsi="Times New Roman" w:cs="Times New Roman"/>
          <w:i/>
          <w:iCs/>
          <w:sz w:val="24"/>
          <w:szCs w:val="24"/>
          <w:lang w:eastAsia="es-AR"/>
        </w:rPr>
        <w:t>csv</w:t>
      </w:r>
      <w:proofErr w:type="spellEnd"/>
    </w:p>
    <w:p w14:paraId="069FF7A7" w14:textId="77777777" w:rsidR="00523FC3" w:rsidRPr="00523FC3" w:rsidRDefault="00523FC3" w:rsidP="00523FC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23FC3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10 - </w:t>
      </w:r>
      <w:proofErr w:type="spellStart"/>
      <w:r w:rsidRPr="00523FC3">
        <w:rPr>
          <w:rFonts w:ascii="Times New Roman" w:eastAsia="Times New Roman" w:hAnsi="Times New Roman" w:cs="Times New Roman"/>
          <w:sz w:val="24"/>
          <w:szCs w:val="24"/>
          <w:lang w:eastAsia="es-AR"/>
        </w:rPr>
        <w:t>cat</w:t>
      </w:r>
      <w:proofErr w:type="spellEnd"/>
      <w:r w:rsidRPr="00523FC3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customers_5.csv</w:t>
      </w:r>
    </w:p>
    <w:p w14:paraId="41EC70CC" w14:textId="77777777" w:rsidR="00523FC3" w:rsidRPr="00523FC3" w:rsidRDefault="00523FC3" w:rsidP="00523FC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23FC3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11 - </w:t>
      </w:r>
      <w:proofErr w:type="spellStart"/>
      <w:r w:rsidRPr="00523FC3">
        <w:rPr>
          <w:rFonts w:ascii="Times New Roman" w:eastAsia="Times New Roman" w:hAnsi="Times New Roman" w:cs="Times New Roman"/>
          <w:sz w:val="24"/>
          <w:szCs w:val="24"/>
          <w:lang w:eastAsia="es-AR"/>
        </w:rPr>
        <w:t>node</w:t>
      </w:r>
      <w:proofErr w:type="spellEnd"/>
      <w:r w:rsidRPr="00523FC3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</w:t>
      </w:r>
      <w:proofErr w:type="spellStart"/>
      <w:r w:rsidRPr="00523FC3">
        <w:rPr>
          <w:rFonts w:ascii="Times New Roman" w:eastAsia="Times New Roman" w:hAnsi="Times New Roman" w:cs="Times New Roman"/>
          <w:sz w:val="24"/>
          <w:szCs w:val="24"/>
          <w:lang w:eastAsia="es-AR"/>
        </w:rPr>
        <w:t>importTestData</w:t>
      </w:r>
      <w:proofErr w:type="spellEnd"/>
      <w:r w:rsidRPr="00523FC3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customers_5.csv</w:t>
      </w:r>
    </w:p>
    <w:p w14:paraId="26B0259E" w14:textId="77777777" w:rsidR="00523FC3" w:rsidRPr="00523FC3" w:rsidRDefault="00523FC3" w:rsidP="00523FC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23FC3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12 - Vamos a </w:t>
      </w:r>
      <w:proofErr w:type="spellStart"/>
      <w:r w:rsidRPr="00523FC3">
        <w:rPr>
          <w:rFonts w:ascii="Times New Roman" w:eastAsia="Times New Roman" w:hAnsi="Times New Roman" w:cs="Times New Roman"/>
          <w:sz w:val="24"/>
          <w:szCs w:val="24"/>
          <w:lang w:eastAsia="es-AR"/>
        </w:rPr>
        <w:t>Firestore</w:t>
      </w:r>
      <w:proofErr w:type="spellEnd"/>
      <w:r w:rsidRPr="00523FC3">
        <w:rPr>
          <w:rFonts w:ascii="Times New Roman" w:eastAsia="Times New Roman" w:hAnsi="Times New Roman" w:cs="Times New Roman"/>
          <w:sz w:val="24"/>
          <w:szCs w:val="24"/>
          <w:lang w:eastAsia="es-AR"/>
        </w:rPr>
        <w:t xml:space="preserve"> y actualizamos</w:t>
      </w:r>
    </w:p>
    <w:p w14:paraId="4E9FDA44" w14:textId="386F06E7" w:rsidR="00523FC3" w:rsidRDefault="00523FC3" w:rsidP="00523FC3">
      <w:pPr>
        <w:numPr>
          <w:ilvl w:val="0"/>
          <w:numId w:val="2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 w:rsidRPr="00523FC3">
        <w:rPr>
          <w:rFonts w:ascii="Times New Roman" w:eastAsia="Times New Roman" w:hAnsi="Times New Roman" w:cs="Times New Roman"/>
          <w:sz w:val="24"/>
          <w:szCs w:val="24"/>
          <w:lang w:eastAsia="es-AR"/>
        </w:rPr>
        <w:t>13 - Tenemos la colección y los documentos</w:t>
      </w:r>
    </w:p>
    <w:p w14:paraId="1668986C" w14:textId="45AC2C2B" w:rsidR="00523FC3" w:rsidRDefault="00523FC3" w:rsidP="00523FC3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  <w:lang w:eastAsia="es-AR"/>
        </w:rPr>
      </w:pPr>
    </w:p>
    <w:p w14:paraId="70303BEA" w14:textId="77777777" w:rsidR="003479A1" w:rsidRDefault="003479A1" w:rsidP="003479A1">
      <w:pPr>
        <w:pStyle w:val="Ttulo2"/>
      </w:pPr>
      <w:proofErr w:type="spellStart"/>
      <w:r>
        <w:t>Firestore</w:t>
      </w:r>
      <w:proofErr w:type="spellEnd"/>
      <w:r>
        <w:t xml:space="preserve"> en acción</w:t>
      </w:r>
    </w:p>
    <w:p w14:paraId="05777786" w14:textId="77777777" w:rsidR="003479A1" w:rsidRDefault="003479A1" w:rsidP="003479A1">
      <w:pPr>
        <w:pStyle w:val="NormalWeb"/>
      </w:pPr>
      <w:r>
        <w:t xml:space="preserve">En esta clase creamos una instancia de </w:t>
      </w:r>
      <w:proofErr w:type="spellStart"/>
      <w:r>
        <w:t>Firestore</w:t>
      </w:r>
      <w:proofErr w:type="spellEnd"/>
      <w:r>
        <w:t xml:space="preserve"> en Native </w:t>
      </w:r>
      <w:proofErr w:type="spellStart"/>
      <w:r>
        <w:t>Mode</w:t>
      </w:r>
      <w:proofErr w:type="spellEnd"/>
      <w:r>
        <w:t xml:space="preserve">, ubicada en </w:t>
      </w:r>
      <w:r>
        <w:rPr>
          <w:rStyle w:val="CdigoHTML"/>
        </w:rPr>
        <w:t>us-east4</w:t>
      </w:r>
      <w:r>
        <w:t>.</w:t>
      </w:r>
    </w:p>
    <w:p w14:paraId="5330F85D" w14:textId="77777777" w:rsidR="003479A1" w:rsidRDefault="003479A1" w:rsidP="003479A1">
      <w:pPr>
        <w:pStyle w:val="NormalWeb"/>
      </w:pPr>
      <w:r>
        <w:t xml:space="preserve">Ocupando el siguiente comando podemos crear una base de datos Google Cloud </w:t>
      </w:r>
      <w:proofErr w:type="spellStart"/>
      <w:r>
        <w:t>Firestore</w:t>
      </w:r>
      <w:proofErr w:type="spellEnd"/>
      <w:r>
        <w:t xml:space="preserve"> Native:</w:t>
      </w:r>
    </w:p>
    <w:p w14:paraId="18B4F9D4" w14:textId="77777777" w:rsidR="003479A1" w:rsidRDefault="003479A1" w:rsidP="003479A1">
      <w:pPr>
        <w:pStyle w:val="HTMLconformatoprevio"/>
        <w:rPr>
          <w:rStyle w:val="CdigoHTML"/>
        </w:rPr>
      </w:pPr>
      <w:proofErr w:type="spellStart"/>
      <w:r>
        <w:rPr>
          <w:rStyle w:val="CdigoHTML"/>
        </w:rPr>
        <w:t>gcloud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firestore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CdigoHTML"/>
        </w:rPr>
        <w:t>databases</w:t>
      </w:r>
      <w:proofErr w:type="spellEnd"/>
      <w:r>
        <w:rPr>
          <w:rStyle w:val="CdigoHTML"/>
        </w:rPr>
        <w:t xml:space="preserve"> </w:t>
      </w:r>
      <w:proofErr w:type="spellStart"/>
      <w:r>
        <w:rPr>
          <w:rStyle w:val="hljs-builtin"/>
        </w:rPr>
        <w:t>create</w:t>
      </w:r>
      <w:proofErr w:type="spellEnd"/>
      <w:r>
        <w:rPr>
          <w:rStyle w:val="CdigoHTML"/>
        </w:rPr>
        <w:t xml:space="preserve"> </w:t>
      </w:r>
      <w:r>
        <w:rPr>
          <w:rStyle w:val="hljs-comment"/>
          <w:rFonts w:eastAsiaTheme="majorEastAsia"/>
        </w:rPr>
        <w:t>--</w:t>
      </w:r>
      <w:proofErr w:type="spellStart"/>
      <w:r>
        <w:rPr>
          <w:rStyle w:val="hljs-comment"/>
          <w:rFonts w:eastAsiaTheme="majorEastAsia"/>
        </w:rPr>
        <w:t>region</w:t>
      </w:r>
      <w:proofErr w:type="spellEnd"/>
      <w:r>
        <w:rPr>
          <w:rStyle w:val="hljs-comment"/>
          <w:rFonts w:eastAsiaTheme="majorEastAsia"/>
        </w:rPr>
        <w:t>=us-east4</w:t>
      </w:r>
      <w:r>
        <w:rPr>
          <w:rStyle w:val="hljs-comment"/>
          <w:rFonts w:eastAsiaTheme="majorEastAsia"/>
        </w:rPr>
        <w:tab/>
      </w:r>
    </w:p>
    <w:p w14:paraId="4B0014D4" w14:textId="77777777" w:rsidR="00684578" w:rsidRDefault="00684578" w:rsidP="00684578">
      <w:pPr>
        <w:pStyle w:val="Ttulo2"/>
      </w:pPr>
      <w:r>
        <w:lastRenderedPageBreak/>
        <w:t>Comparativa de las opciones de almacenamiento</w:t>
      </w:r>
    </w:p>
    <w:p w14:paraId="70030CAE" w14:textId="12012593" w:rsidR="00743A8C" w:rsidRPr="008F01D9" w:rsidRDefault="00684578">
      <w:pPr>
        <w:rPr>
          <w:b/>
          <w:bCs/>
          <w:sz w:val="52"/>
          <w:szCs w:val="52"/>
        </w:rPr>
      </w:pPr>
      <w:r>
        <w:rPr>
          <w:noProof/>
        </w:rPr>
        <w:drawing>
          <wp:inline distT="0" distB="0" distL="0" distR="0" wp14:anchorId="09C3F3B2" wp14:editId="77C8D2FB">
            <wp:extent cx="5400040" cy="3419475"/>
            <wp:effectExtent l="0" t="0" r="0" b="9525"/>
            <wp:docPr id="9" name="Imagen 9" descr="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Preview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43A8C" w:rsidRPr="008F01D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66CDA"/>
    <w:multiLevelType w:val="multilevel"/>
    <w:tmpl w:val="5C6C3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C359F5"/>
    <w:multiLevelType w:val="multilevel"/>
    <w:tmpl w:val="C1BCFF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345348"/>
    <w:multiLevelType w:val="multilevel"/>
    <w:tmpl w:val="502876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4C4F74"/>
    <w:multiLevelType w:val="multilevel"/>
    <w:tmpl w:val="D946E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EF184E"/>
    <w:multiLevelType w:val="multilevel"/>
    <w:tmpl w:val="4BC8A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E690255"/>
    <w:multiLevelType w:val="multilevel"/>
    <w:tmpl w:val="634CD9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5470350"/>
    <w:multiLevelType w:val="multilevel"/>
    <w:tmpl w:val="86D042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9730F43"/>
    <w:multiLevelType w:val="multilevel"/>
    <w:tmpl w:val="82AC8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0243657"/>
    <w:multiLevelType w:val="multilevel"/>
    <w:tmpl w:val="AC3E7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0BB613E"/>
    <w:multiLevelType w:val="multilevel"/>
    <w:tmpl w:val="952892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6DA26D8"/>
    <w:multiLevelType w:val="multilevel"/>
    <w:tmpl w:val="BAC84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74B19B4"/>
    <w:multiLevelType w:val="multilevel"/>
    <w:tmpl w:val="7A78C9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2104BDB"/>
    <w:multiLevelType w:val="multilevel"/>
    <w:tmpl w:val="9C283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A5101E"/>
    <w:multiLevelType w:val="multilevel"/>
    <w:tmpl w:val="1A22F1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2A63AA7"/>
    <w:multiLevelType w:val="multilevel"/>
    <w:tmpl w:val="CA244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E7B2FFF"/>
    <w:multiLevelType w:val="multilevel"/>
    <w:tmpl w:val="00B0E2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F2814E1"/>
    <w:multiLevelType w:val="multilevel"/>
    <w:tmpl w:val="81AE92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7845F2A"/>
    <w:multiLevelType w:val="multilevel"/>
    <w:tmpl w:val="172EA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EC072F8"/>
    <w:multiLevelType w:val="multilevel"/>
    <w:tmpl w:val="B3567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1451DB4"/>
    <w:multiLevelType w:val="multilevel"/>
    <w:tmpl w:val="843EA9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7411D49"/>
    <w:multiLevelType w:val="multilevel"/>
    <w:tmpl w:val="68089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9369D7"/>
    <w:multiLevelType w:val="multilevel"/>
    <w:tmpl w:val="5B10F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BD82DE0"/>
    <w:multiLevelType w:val="multilevel"/>
    <w:tmpl w:val="58042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E893CBD"/>
    <w:multiLevelType w:val="multilevel"/>
    <w:tmpl w:val="C3925A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0FF4626"/>
    <w:multiLevelType w:val="multilevel"/>
    <w:tmpl w:val="DDB2B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11"/>
  </w:num>
  <w:num w:numId="3">
    <w:abstractNumId w:val="6"/>
  </w:num>
  <w:num w:numId="4">
    <w:abstractNumId w:val="19"/>
  </w:num>
  <w:num w:numId="5">
    <w:abstractNumId w:val="1"/>
  </w:num>
  <w:num w:numId="6">
    <w:abstractNumId w:val="4"/>
  </w:num>
  <w:num w:numId="7">
    <w:abstractNumId w:val="2"/>
  </w:num>
  <w:num w:numId="8">
    <w:abstractNumId w:val="3"/>
  </w:num>
  <w:num w:numId="9">
    <w:abstractNumId w:val="5"/>
  </w:num>
  <w:num w:numId="10">
    <w:abstractNumId w:val="24"/>
  </w:num>
  <w:num w:numId="11">
    <w:abstractNumId w:val="0"/>
  </w:num>
  <w:num w:numId="12">
    <w:abstractNumId w:val="18"/>
  </w:num>
  <w:num w:numId="13">
    <w:abstractNumId w:val="17"/>
  </w:num>
  <w:num w:numId="14">
    <w:abstractNumId w:val="7"/>
  </w:num>
  <w:num w:numId="15">
    <w:abstractNumId w:val="16"/>
  </w:num>
  <w:num w:numId="16">
    <w:abstractNumId w:val="8"/>
  </w:num>
  <w:num w:numId="17">
    <w:abstractNumId w:val="21"/>
  </w:num>
  <w:num w:numId="18">
    <w:abstractNumId w:val="14"/>
  </w:num>
  <w:num w:numId="19">
    <w:abstractNumId w:val="9"/>
  </w:num>
  <w:num w:numId="20">
    <w:abstractNumId w:val="12"/>
  </w:num>
  <w:num w:numId="21">
    <w:abstractNumId w:val="22"/>
  </w:num>
  <w:num w:numId="22">
    <w:abstractNumId w:val="20"/>
  </w:num>
  <w:num w:numId="23">
    <w:abstractNumId w:val="23"/>
  </w:num>
  <w:num w:numId="24">
    <w:abstractNumId w:val="15"/>
  </w:num>
  <w:num w:numId="2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AC6"/>
    <w:rsid w:val="001210E4"/>
    <w:rsid w:val="00203AC6"/>
    <w:rsid w:val="002670E7"/>
    <w:rsid w:val="003479A1"/>
    <w:rsid w:val="003D5AC5"/>
    <w:rsid w:val="00465C02"/>
    <w:rsid w:val="004B4AE1"/>
    <w:rsid w:val="00523FC3"/>
    <w:rsid w:val="00684578"/>
    <w:rsid w:val="00743A8C"/>
    <w:rsid w:val="008F01D9"/>
    <w:rsid w:val="008F4F2B"/>
    <w:rsid w:val="00FC64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ADE40B"/>
  <w15:chartTrackingRefBased/>
  <w15:docId w15:val="{9772F7C6-9E97-49B5-8CDF-E6C50D199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203AC6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B4AE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link w:val="Ttulo4Car"/>
    <w:uiPriority w:val="9"/>
    <w:qFormat/>
    <w:rsid w:val="00203AC6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203A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styleId="Textoennegrita">
    <w:name w:val="Strong"/>
    <w:basedOn w:val="Fuentedeprrafopredeter"/>
    <w:uiPriority w:val="22"/>
    <w:qFormat/>
    <w:rsid w:val="00203AC6"/>
    <w:rPr>
      <w:b/>
      <w:bCs/>
    </w:rPr>
  </w:style>
  <w:style w:type="character" w:customStyle="1" w:styleId="Ttulo2Car">
    <w:name w:val="Título 2 Car"/>
    <w:basedOn w:val="Fuentedeprrafopredeter"/>
    <w:link w:val="Ttulo2"/>
    <w:uiPriority w:val="9"/>
    <w:rsid w:val="00203AC6"/>
    <w:rPr>
      <w:rFonts w:ascii="Times New Roman" w:eastAsia="Times New Roman" w:hAnsi="Times New Roman" w:cs="Times New Roman"/>
      <w:b/>
      <w:bCs/>
      <w:sz w:val="36"/>
      <w:szCs w:val="36"/>
      <w:lang w:eastAsia="es-AR"/>
    </w:rPr>
  </w:style>
  <w:style w:type="character" w:customStyle="1" w:styleId="Ttulo4Car">
    <w:name w:val="Título 4 Car"/>
    <w:basedOn w:val="Fuentedeprrafopredeter"/>
    <w:link w:val="Ttulo4"/>
    <w:uiPriority w:val="9"/>
    <w:rsid w:val="00203AC6"/>
    <w:rPr>
      <w:rFonts w:ascii="Times New Roman" w:eastAsia="Times New Roman" w:hAnsi="Times New Roman" w:cs="Times New Roman"/>
      <w:b/>
      <w:bCs/>
      <w:sz w:val="24"/>
      <w:szCs w:val="24"/>
      <w:lang w:eastAsia="es-AR"/>
    </w:rPr>
  </w:style>
  <w:style w:type="character" w:styleId="Hipervnculo">
    <w:name w:val="Hyperlink"/>
    <w:basedOn w:val="Fuentedeprrafopredeter"/>
    <w:uiPriority w:val="99"/>
    <w:unhideWhenUsed/>
    <w:rsid w:val="00203AC6"/>
    <w:rPr>
      <w:color w:val="0000FF"/>
      <w:u w:val="single"/>
    </w:rPr>
  </w:style>
  <w:style w:type="character" w:styleId="nfasis">
    <w:name w:val="Emphasis"/>
    <w:basedOn w:val="Fuentedeprrafopredeter"/>
    <w:uiPriority w:val="20"/>
    <w:qFormat/>
    <w:rsid w:val="00203AC6"/>
    <w:rPr>
      <w:i/>
      <w:iCs/>
    </w:rPr>
  </w:style>
  <w:style w:type="paragraph" w:customStyle="1" w:styleId="content-author-name">
    <w:name w:val="content-author-name"/>
    <w:basedOn w:val="Normal"/>
    <w:rsid w:val="00203AC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B4AE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CdigoHTML">
    <w:name w:val="HTML Code"/>
    <w:basedOn w:val="Fuentedeprrafopredeter"/>
    <w:uiPriority w:val="99"/>
    <w:semiHidden/>
    <w:unhideWhenUsed/>
    <w:rsid w:val="004B4AE1"/>
    <w:rPr>
      <w:rFonts w:ascii="Courier New" w:eastAsia="Times New Roman" w:hAnsi="Courier New" w:cs="Courier New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B4A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B4AE1"/>
    <w:rPr>
      <w:rFonts w:ascii="Courier New" w:eastAsia="Times New Roman" w:hAnsi="Courier New" w:cs="Courier New"/>
      <w:sz w:val="20"/>
      <w:szCs w:val="20"/>
      <w:lang w:eastAsia="es-AR"/>
    </w:rPr>
  </w:style>
  <w:style w:type="character" w:customStyle="1" w:styleId="hljs-builtin">
    <w:name w:val="hljs-built_in"/>
    <w:basedOn w:val="Fuentedeprrafopredeter"/>
    <w:rsid w:val="004B4AE1"/>
  </w:style>
  <w:style w:type="character" w:customStyle="1" w:styleId="hljs-attribute">
    <w:name w:val="hljs-attribute"/>
    <w:basedOn w:val="Fuentedeprrafopredeter"/>
    <w:rsid w:val="008F01D9"/>
  </w:style>
  <w:style w:type="character" w:customStyle="1" w:styleId="hljs-literal">
    <w:name w:val="hljs-literal"/>
    <w:basedOn w:val="Fuentedeprrafopredeter"/>
    <w:rsid w:val="008F01D9"/>
  </w:style>
  <w:style w:type="character" w:customStyle="1" w:styleId="hljs-number">
    <w:name w:val="hljs-number"/>
    <w:basedOn w:val="Fuentedeprrafopredeter"/>
    <w:rsid w:val="008F01D9"/>
  </w:style>
  <w:style w:type="character" w:styleId="Mencinsinresolver">
    <w:name w:val="Unresolved Mention"/>
    <w:basedOn w:val="Fuentedeprrafopredeter"/>
    <w:uiPriority w:val="99"/>
    <w:semiHidden/>
    <w:unhideWhenUsed/>
    <w:rsid w:val="008F01D9"/>
    <w:rPr>
      <w:color w:val="605E5C"/>
      <w:shd w:val="clear" w:color="auto" w:fill="E1DFDD"/>
    </w:rPr>
  </w:style>
  <w:style w:type="character" w:customStyle="1" w:styleId="hljs-string">
    <w:name w:val="hljs-string"/>
    <w:basedOn w:val="Fuentedeprrafopredeter"/>
    <w:rsid w:val="00743A8C"/>
  </w:style>
  <w:style w:type="character" w:customStyle="1" w:styleId="hljs-keyword">
    <w:name w:val="hljs-keyword"/>
    <w:basedOn w:val="Fuentedeprrafopredeter"/>
    <w:rsid w:val="001210E4"/>
  </w:style>
  <w:style w:type="character" w:customStyle="1" w:styleId="hljs-operator">
    <w:name w:val="hljs-operator"/>
    <w:basedOn w:val="Fuentedeprrafopredeter"/>
    <w:rsid w:val="001210E4"/>
  </w:style>
  <w:style w:type="character" w:customStyle="1" w:styleId="hljs-comment">
    <w:name w:val="hljs-comment"/>
    <w:basedOn w:val="Fuentedeprrafopredeter"/>
    <w:rsid w:val="001210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48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4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7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3024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664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069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62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1669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3666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635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0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22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086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399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86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72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26807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41615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07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63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94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08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861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17165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39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6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9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118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9950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689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1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02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11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80733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847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491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7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41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302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772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75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417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134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8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7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3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7630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5790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34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98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68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10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5904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530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07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46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330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496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5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618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cloud.google.com/dataproc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12</Pages>
  <Words>2021</Words>
  <Characters>11120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2022-02-05T22:15:00Z</dcterms:created>
  <dcterms:modified xsi:type="dcterms:W3CDTF">2022-02-08T23:39:00Z</dcterms:modified>
</cp:coreProperties>
</file>